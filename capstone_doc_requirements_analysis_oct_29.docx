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313416097"/>
        <w:docPartObj>
          <w:docPartGallery w:val="Cover Pages"/>
          <w:docPartUnique/>
        </w:docPartObj>
      </w:sdtPr>
      <w:sdtEndPr/>
      <w:sdtContent>
        <w:p w14:paraId="07EA2962" w14:textId="34DF5413" w:rsidR="00CC0ABF" w:rsidRDefault="00CC0ABF">
          <w:pPr>
            <w:rPr>
              <w:rFonts w:asciiTheme="majorHAnsi" w:eastAsiaTheme="majorEastAsia" w:hAnsiTheme="majorHAnsi" w:cstheme="majorBidi"/>
              <w:color w:val="2E74B5" w:themeColor="accent1" w:themeShade="BF"/>
              <w:sz w:val="32"/>
              <w:szCs w:val="32"/>
            </w:rPr>
          </w:pPr>
          <w:r>
            <w:rPr>
              <w:noProof/>
            </w:rPr>
            <mc:AlternateContent>
              <mc:Choice Requires="wps">
                <w:drawing>
                  <wp:anchor distT="0" distB="0" distL="114300" distR="114300" simplePos="0" relativeHeight="251658240" behindDoc="0" locked="0" layoutInCell="1" allowOverlap="1" wp14:anchorId="1FAAEB6C" wp14:editId="7B16647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E5596E" w14:paraId="78189EF9" w14:textId="77777777" w:rsidTr="003A5018">
                                  <w:trPr>
                                    <w:trHeight w:val="9306"/>
                                    <w:jc w:val="center"/>
                                  </w:trPr>
                                  <w:tc>
                                    <w:tcPr>
                                      <w:tcW w:w="2568" w:type="pct"/>
                                      <w:vAlign w:val="center"/>
                                    </w:tcPr>
                                    <w:p w14:paraId="319D86E8" w14:textId="550671C9" w:rsidR="00E5596E" w:rsidRDefault="00E5596E">
                                      <w:pPr>
                                        <w:jc w:val="right"/>
                                      </w:pPr>
                                      <w:r>
                                        <w:rPr>
                                          <w:noProof/>
                                        </w:rPr>
                                        <w:drawing>
                                          <wp:inline distT="0" distB="0" distL="0" distR="0" wp14:anchorId="6BA49E0A" wp14:editId="5613A0AE">
                                            <wp:extent cx="3065006" cy="3831336"/>
                                            <wp:effectExtent l="19050" t="19050" r="21590" b="17145"/>
                                            <wp:docPr id="1" name="Picture 1"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a:ln>
                                                      <a:solidFill>
                                                        <a:schemeClr val="tx1"/>
                                                      </a:solidFill>
                                                    </a:ln>
                                                  </pic:spPr>
                                                </pic:pic>
                                              </a:graphicData>
                                            </a:graphic>
                                          </wp:inline>
                                        </w:drawing>
                                      </w:r>
                                    </w:p>
                                    <w:sdt>
                                      <w:sdtPr>
                                        <w:rPr>
                                          <w:caps/>
                                          <w:color w:val="191919" w:themeColor="text1" w:themeTint="E6"/>
                                          <w:sz w:val="48"/>
                                          <w:szCs w:val="48"/>
                                        </w:rPr>
                                        <w:alias w:val="Title"/>
                                        <w:tag w:val=""/>
                                        <w:id w:val="-313031977"/>
                                        <w:dataBinding w:prefixMappings="xmlns:ns0='http://purl.org/dc/elements/1.1/' xmlns:ns1='http://schemas.openxmlformats.org/package/2006/metadata/core-properties' " w:xpath="/ns1:coreProperties[1]/ns0:title[1]" w:storeItemID="{6C3C8BC8-F283-45AE-878A-BAB7291924A1}"/>
                                        <w:text/>
                                      </w:sdtPr>
                                      <w:sdtEndPr/>
                                      <w:sdtContent>
                                        <w:p w14:paraId="034D3C64" w14:textId="1FA7E5EA" w:rsidR="00E5596E" w:rsidRPr="003A5018" w:rsidRDefault="00E5596E">
                                          <w:pPr>
                                            <w:pStyle w:val="NoSpacing"/>
                                            <w:spacing w:line="312" w:lineRule="auto"/>
                                            <w:jc w:val="right"/>
                                            <w:rPr>
                                              <w:caps/>
                                              <w:color w:val="191919" w:themeColor="text1" w:themeTint="E6"/>
                                              <w:sz w:val="48"/>
                                              <w:szCs w:val="48"/>
                                            </w:rPr>
                                          </w:pPr>
                                          <w:r w:rsidRPr="003A5018">
                                            <w:rPr>
                                              <w:caps/>
                                              <w:color w:val="191919" w:themeColor="text1" w:themeTint="E6"/>
                                              <w:sz w:val="48"/>
                                              <w:szCs w:val="48"/>
                                            </w:rPr>
                                            <w:t>Exacta Information System Design Document</w:t>
                                          </w:r>
                                        </w:p>
                                      </w:sdtContent>
                                    </w:sdt>
                                    <w:sdt>
                                      <w:sdtPr>
                                        <w:rPr>
                                          <w:color w:val="000000" w:themeColor="text1"/>
                                          <w:sz w:val="24"/>
                                          <w:szCs w:val="24"/>
                                        </w:rPr>
                                        <w:alias w:val="Subtitle"/>
                                        <w:tag w:val=""/>
                                        <w:id w:val="-720592453"/>
                                        <w:showingPlcHdr/>
                                        <w:dataBinding w:prefixMappings="xmlns:ns0='http://purl.org/dc/elements/1.1/' xmlns:ns1='http://schemas.openxmlformats.org/package/2006/metadata/core-properties' " w:xpath="/ns1:coreProperties[1]/ns0:subject[1]" w:storeItemID="{6C3C8BC8-F283-45AE-878A-BAB7291924A1}"/>
                                        <w:text/>
                                      </w:sdtPr>
                                      <w:sdtEndPr/>
                                      <w:sdtContent>
                                        <w:p w14:paraId="45126E18" w14:textId="791E300D" w:rsidR="00E5596E" w:rsidRDefault="00E5596E" w:rsidP="003A5018">
                                          <w:pPr>
                                            <w:jc w:val="right"/>
                                            <w:rPr>
                                              <w:sz w:val="24"/>
                                              <w:szCs w:val="24"/>
                                            </w:rPr>
                                          </w:pPr>
                                          <w:r>
                                            <w:rPr>
                                              <w:color w:val="000000" w:themeColor="text1"/>
                                              <w:sz w:val="24"/>
                                              <w:szCs w:val="24"/>
                                            </w:rPr>
                                            <w:t xml:space="preserve">     </w:t>
                                          </w:r>
                                        </w:p>
                                      </w:sdtContent>
                                    </w:sdt>
                                  </w:tc>
                                  <w:tc>
                                    <w:tcPr>
                                      <w:tcW w:w="2432" w:type="pct"/>
                                      <w:vAlign w:val="center"/>
                                    </w:tcPr>
                                    <w:sdt>
                                      <w:sdtPr>
                                        <w:rPr>
                                          <w:color w:val="000000" w:themeColor="text1"/>
                                        </w:rPr>
                                        <w:alias w:val="Abstract"/>
                                        <w:tag w:val=""/>
                                        <w:id w:val="-724754914"/>
                                        <w:showingPlcHdr/>
                                        <w:dataBinding w:prefixMappings="xmlns:ns0='http://schemas.microsoft.com/office/2006/coverPageProps' " w:xpath="/ns0:CoverPageProperties[1]/ns0:Abstract[1]" w:storeItemID="{55AF091B-3C7A-41E3-B477-F2FDAA23CFDA}"/>
                                        <w:text/>
                                      </w:sdtPr>
                                      <w:sdtEndPr/>
                                      <w:sdtContent>
                                        <w:p w14:paraId="471B3CA1" w14:textId="5B3A9DFF" w:rsidR="00E5596E" w:rsidRDefault="00E5596E">
                                          <w:pPr>
                                            <w:rPr>
                                              <w:color w:val="000000" w:themeColor="text1"/>
                                            </w:rPr>
                                          </w:pPr>
                                          <w:r>
                                            <w:rPr>
                                              <w:color w:val="000000" w:themeColor="text1"/>
                                            </w:rPr>
                                            <w:t xml:space="preserve">     </w:t>
                                          </w:r>
                                        </w:p>
                                      </w:sdtContent>
                                    </w:sdt>
                                    <w:p w14:paraId="7AF1B9E3" w14:textId="07655EBF" w:rsidR="00E5596E" w:rsidRDefault="003E6B16">
                                      <w:pPr>
                                        <w:pStyle w:val="NoSpacing"/>
                                        <w:rPr>
                                          <w:color w:val="ED7D31" w:themeColor="accent2"/>
                                          <w:sz w:val="26"/>
                                          <w:szCs w:val="26"/>
                                        </w:rPr>
                                      </w:pPr>
                                      <w:sdt>
                                        <w:sdtPr>
                                          <w:rPr>
                                            <w:color w:val="ED7D31" w:themeColor="accent2"/>
                                            <w:sz w:val="26"/>
                                            <w:szCs w:val="26"/>
                                          </w:rPr>
                                          <w:alias w:val="Author"/>
                                          <w:tag w:val=""/>
                                          <w:id w:val="-1442289276"/>
                                          <w:dataBinding w:prefixMappings="xmlns:ns0='http://purl.org/dc/elements/1.1/' xmlns:ns1='http://schemas.openxmlformats.org/package/2006/metadata/core-properties' " w:xpath="/ns1:coreProperties[1]/ns0:creator[1]" w:storeItemID="{6C3C8BC8-F283-45AE-878A-BAB7291924A1}"/>
                                          <w:text/>
                                        </w:sdtPr>
                                        <w:sdtEndPr/>
                                        <w:sdtContent>
                                          <w:r w:rsidR="00E5596E">
                                            <w:rPr>
                                              <w:color w:val="ED7D31" w:themeColor="accent2"/>
                                              <w:sz w:val="26"/>
                                              <w:szCs w:val="26"/>
                                            </w:rPr>
                                            <w:t xml:space="preserve">Prepared by: Cole Neville, Julie Perrier, Dillon Meier, </w:t>
                                          </w:r>
                                          <w:proofErr w:type="spellStart"/>
                                          <w:r w:rsidR="00E5596E">
                                            <w:rPr>
                                              <w:color w:val="ED7D31" w:themeColor="accent2"/>
                                              <w:sz w:val="26"/>
                                              <w:szCs w:val="26"/>
                                            </w:rPr>
                                            <w:t>Guilherme</w:t>
                                          </w:r>
                                          <w:proofErr w:type="spellEnd"/>
                                          <w:r w:rsidR="00E5596E">
                                            <w:rPr>
                                              <w:color w:val="ED7D31" w:themeColor="accent2"/>
                                              <w:sz w:val="26"/>
                                              <w:szCs w:val="26"/>
                                            </w:rPr>
                                            <w:t xml:space="preserve"> Mello, </w:t>
                                          </w:r>
                                          <w:proofErr w:type="spellStart"/>
                                          <w:r w:rsidR="00E5596E">
                                            <w:rPr>
                                              <w:color w:val="ED7D31" w:themeColor="accent2"/>
                                              <w:sz w:val="26"/>
                                              <w:szCs w:val="26"/>
                                            </w:rPr>
                                            <w:t>Sufyan</w:t>
                                          </w:r>
                                          <w:proofErr w:type="spellEnd"/>
                                          <w:r w:rsidR="00E5596E">
                                            <w:rPr>
                                              <w:color w:val="ED7D31" w:themeColor="accent2"/>
                                              <w:sz w:val="26"/>
                                              <w:szCs w:val="26"/>
                                            </w:rPr>
                                            <w:t xml:space="preserve"> Jami</w:t>
                                          </w:r>
                                        </w:sdtContent>
                                      </w:sdt>
                                      <w:r w:rsidR="00E5596E">
                                        <w:rPr>
                                          <w:color w:val="ED7D31" w:themeColor="accent2"/>
                                          <w:sz w:val="26"/>
                                          <w:szCs w:val="26"/>
                                        </w:rPr>
                                        <w:t xml:space="preserve">, Ty </w:t>
                                      </w:r>
                                      <w:proofErr w:type="spellStart"/>
                                      <w:r w:rsidR="00E5596E">
                                        <w:rPr>
                                          <w:color w:val="ED7D31" w:themeColor="accent2"/>
                                          <w:sz w:val="26"/>
                                          <w:szCs w:val="26"/>
                                        </w:rPr>
                                        <w:t>Rawang</w:t>
                                      </w:r>
                                      <w:proofErr w:type="spellEnd"/>
                                    </w:p>
                                    <w:p w14:paraId="4BB5F1BE" w14:textId="4BC8227E" w:rsidR="00E5596E" w:rsidRDefault="00E5596E">
                                      <w:pPr>
                                        <w:pStyle w:val="NoSpacing"/>
                                        <w:rPr>
                                          <w:color w:val="ED7D31" w:themeColor="accent2"/>
                                          <w:sz w:val="26"/>
                                          <w:szCs w:val="26"/>
                                        </w:rPr>
                                      </w:pPr>
                                      <w:r>
                                        <w:rPr>
                                          <w:color w:val="ED7D31" w:themeColor="accent2"/>
                                          <w:sz w:val="26"/>
                                          <w:szCs w:val="26"/>
                                        </w:rPr>
                                        <w:t>Prepared for: Exact One Ltd.</w:t>
                                      </w:r>
                                    </w:p>
                                    <w:p w14:paraId="57E00EA5" w14:textId="499EA5BC" w:rsidR="00E5596E" w:rsidRDefault="00E5596E">
                                      <w:pPr>
                                        <w:pStyle w:val="NoSpacing"/>
                                        <w:rPr>
                                          <w:color w:val="ED7D31" w:themeColor="accent2"/>
                                          <w:sz w:val="26"/>
                                          <w:szCs w:val="26"/>
                                        </w:rPr>
                                      </w:pPr>
                                      <w:r>
                                        <w:rPr>
                                          <w:color w:val="ED7D31" w:themeColor="accent2"/>
                                          <w:sz w:val="26"/>
                                          <w:szCs w:val="26"/>
                                        </w:rPr>
                                        <w:t>Instructor: Dave Watson</w:t>
                                      </w:r>
                                    </w:p>
                                    <w:p w14:paraId="26752BA8" w14:textId="3E14CB1B" w:rsidR="00E5596E" w:rsidRDefault="003E6B16" w:rsidP="00CC0ABF">
                                      <w:pPr>
                                        <w:pStyle w:val="NoSpacing"/>
                                      </w:pPr>
                                      <w:sdt>
                                        <w:sdtPr>
                                          <w:rPr>
                                            <w:color w:val="44546A" w:themeColor="text2"/>
                                          </w:rPr>
                                          <w:alias w:val="Course"/>
                                          <w:tag w:val="Course"/>
                                          <w:id w:val="1092352908"/>
                                          <w:dataBinding w:prefixMappings="xmlns:ns0='http://purl.org/dc/elements/1.1/' xmlns:ns1='http://schemas.openxmlformats.org/package/2006/metadata/core-properties' " w:xpath="/ns1:coreProperties[1]/ns1:category[1]" w:storeItemID="{6C3C8BC8-F283-45AE-878A-BAB7291924A1}"/>
                                          <w:text/>
                                        </w:sdtPr>
                                        <w:sdtEndPr/>
                                        <w:sdtContent>
                                          <w:r w:rsidR="00E5596E">
                                            <w:rPr>
                                              <w:color w:val="44546A" w:themeColor="text2"/>
                                            </w:rPr>
                                            <w:t>Capstone Project</w:t>
                                          </w:r>
                                        </w:sdtContent>
                                      </w:sdt>
                                    </w:p>
                                  </w:tc>
                                </w:tr>
                              </w:tbl>
                              <w:p w14:paraId="6397B994" w14:textId="77777777" w:rsidR="00E5596E" w:rsidRDefault="00E5596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FAAEB6C"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E5596E" w14:paraId="78189EF9" w14:textId="77777777" w:rsidTr="003A5018">
                            <w:trPr>
                              <w:trHeight w:val="9306"/>
                              <w:jc w:val="center"/>
                            </w:trPr>
                            <w:tc>
                              <w:tcPr>
                                <w:tcW w:w="2568" w:type="pct"/>
                                <w:vAlign w:val="center"/>
                              </w:tcPr>
                              <w:p w14:paraId="319D86E8" w14:textId="550671C9" w:rsidR="00E5596E" w:rsidRDefault="00E5596E">
                                <w:pPr>
                                  <w:jc w:val="right"/>
                                </w:pPr>
                                <w:r>
                                  <w:rPr>
                                    <w:noProof/>
                                  </w:rPr>
                                  <w:drawing>
                                    <wp:inline distT="0" distB="0" distL="0" distR="0" wp14:anchorId="6BA49E0A" wp14:editId="5613A0AE">
                                      <wp:extent cx="3065006" cy="3831336"/>
                                      <wp:effectExtent l="19050" t="19050" r="21590" b="17145"/>
                                      <wp:docPr id="1" name="Picture 1"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a:ln>
                                                <a:solidFill>
                                                  <a:schemeClr val="tx1"/>
                                                </a:solidFill>
                                              </a:ln>
                                            </pic:spPr>
                                          </pic:pic>
                                        </a:graphicData>
                                      </a:graphic>
                                    </wp:inline>
                                  </w:drawing>
                                </w:r>
                              </w:p>
                              <w:sdt>
                                <w:sdtPr>
                                  <w:rPr>
                                    <w:caps/>
                                    <w:color w:val="191919" w:themeColor="text1" w:themeTint="E6"/>
                                    <w:sz w:val="48"/>
                                    <w:szCs w:val="48"/>
                                  </w:rPr>
                                  <w:alias w:val="Title"/>
                                  <w:tag w:val=""/>
                                  <w:id w:val="-313031977"/>
                                  <w:dataBinding w:prefixMappings="xmlns:ns0='http://purl.org/dc/elements/1.1/' xmlns:ns1='http://schemas.openxmlformats.org/package/2006/metadata/core-properties' " w:xpath="/ns1:coreProperties[1]/ns0:title[1]" w:storeItemID="{6C3C8BC8-F283-45AE-878A-BAB7291924A1}"/>
                                  <w:text/>
                                </w:sdtPr>
                                <w:sdtEndPr/>
                                <w:sdtContent>
                                  <w:p w14:paraId="034D3C64" w14:textId="1FA7E5EA" w:rsidR="00E5596E" w:rsidRPr="003A5018" w:rsidRDefault="00E5596E">
                                    <w:pPr>
                                      <w:pStyle w:val="NoSpacing"/>
                                      <w:spacing w:line="312" w:lineRule="auto"/>
                                      <w:jc w:val="right"/>
                                      <w:rPr>
                                        <w:caps/>
                                        <w:color w:val="191919" w:themeColor="text1" w:themeTint="E6"/>
                                        <w:sz w:val="48"/>
                                        <w:szCs w:val="48"/>
                                      </w:rPr>
                                    </w:pPr>
                                    <w:r w:rsidRPr="003A5018">
                                      <w:rPr>
                                        <w:caps/>
                                        <w:color w:val="191919" w:themeColor="text1" w:themeTint="E6"/>
                                        <w:sz w:val="48"/>
                                        <w:szCs w:val="48"/>
                                      </w:rPr>
                                      <w:t>Exacta Information System Design Document</w:t>
                                    </w:r>
                                  </w:p>
                                </w:sdtContent>
                              </w:sdt>
                              <w:sdt>
                                <w:sdtPr>
                                  <w:rPr>
                                    <w:color w:val="000000" w:themeColor="text1"/>
                                    <w:sz w:val="24"/>
                                    <w:szCs w:val="24"/>
                                  </w:rPr>
                                  <w:alias w:val="Subtitle"/>
                                  <w:tag w:val=""/>
                                  <w:id w:val="-720592453"/>
                                  <w:showingPlcHdr/>
                                  <w:dataBinding w:prefixMappings="xmlns:ns0='http://purl.org/dc/elements/1.1/' xmlns:ns1='http://schemas.openxmlformats.org/package/2006/metadata/core-properties' " w:xpath="/ns1:coreProperties[1]/ns0:subject[1]" w:storeItemID="{6C3C8BC8-F283-45AE-878A-BAB7291924A1}"/>
                                  <w:text/>
                                </w:sdtPr>
                                <w:sdtEndPr/>
                                <w:sdtContent>
                                  <w:p w14:paraId="45126E18" w14:textId="791E300D" w:rsidR="00E5596E" w:rsidRDefault="00E5596E" w:rsidP="003A5018">
                                    <w:pPr>
                                      <w:jc w:val="right"/>
                                      <w:rPr>
                                        <w:sz w:val="24"/>
                                        <w:szCs w:val="24"/>
                                      </w:rPr>
                                    </w:pPr>
                                    <w:r>
                                      <w:rPr>
                                        <w:color w:val="000000" w:themeColor="text1"/>
                                        <w:sz w:val="24"/>
                                        <w:szCs w:val="24"/>
                                      </w:rPr>
                                      <w:t xml:space="preserve">     </w:t>
                                    </w:r>
                                  </w:p>
                                </w:sdtContent>
                              </w:sdt>
                            </w:tc>
                            <w:tc>
                              <w:tcPr>
                                <w:tcW w:w="2432" w:type="pct"/>
                                <w:vAlign w:val="center"/>
                              </w:tcPr>
                              <w:sdt>
                                <w:sdtPr>
                                  <w:rPr>
                                    <w:color w:val="000000" w:themeColor="text1"/>
                                  </w:rPr>
                                  <w:alias w:val="Abstract"/>
                                  <w:tag w:val=""/>
                                  <w:id w:val="-724754914"/>
                                  <w:showingPlcHdr/>
                                  <w:dataBinding w:prefixMappings="xmlns:ns0='http://schemas.microsoft.com/office/2006/coverPageProps' " w:xpath="/ns0:CoverPageProperties[1]/ns0:Abstract[1]" w:storeItemID="{55AF091B-3C7A-41E3-B477-F2FDAA23CFDA}"/>
                                  <w:text/>
                                </w:sdtPr>
                                <w:sdtEndPr/>
                                <w:sdtContent>
                                  <w:p w14:paraId="471B3CA1" w14:textId="5B3A9DFF" w:rsidR="00E5596E" w:rsidRDefault="00E5596E">
                                    <w:pPr>
                                      <w:rPr>
                                        <w:color w:val="000000" w:themeColor="text1"/>
                                      </w:rPr>
                                    </w:pPr>
                                    <w:r>
                                      <w:rPr>
                                        <w:color w:val="000000" w:themeColor="text1"/>
                                      </w:rPr>
                                      <w:t xml:space="preserve">     </w:t>
                                    </w:r>
                                  </w:p>
                                </w:sdtContent>
                              </w:sdt>
                              <w:p w14:paraId="7AF1B9E3" w14:textId="07655EBF" w:rsidR="00E5596E" w:rsidRDefault="003E6B16">
                                <w:pPr>
                                  <w:pStyle w:val="NoSpacing"/>
                                  <w:rPr>
                                    <w:color w:val="ED7D31" w:themeColor="accent2"/>
                                    <w:sz w:val="26"/>
                                    <w:szCs w:val="26"/>
                                  </w:rPr>
                                </w:pPr>
                                <w:sdt>
                                  <w:sdtPr>
                                    <w:rPr>
                                      <w:color w:val="ED7D31" w:themeColor="accent2"/>
                                      <w:sz w:val="26"/>
                                      <w:szCs w:val="26"/>
                                    </w:rPr>
                                    <w:alias w:val="Author"/>
                                    <w:tag w:val=""/>
                                    <w:id w:val="-1442289276"/>
                                    <w:dataBinding w:prefixMappings="xmlns:ns0='http://purl.org/dc/elements/1.1/' xmlns:ns1='http://schemas.openxmlformats.org/package/2006/metadata/core-properties' " w:xpath="/ns1:coreProperties[1]/ns0:creator[1]" w:storeItemID="{6C3C8BC8-F283-45AE-878A-BAB7291924A1}"/>
                                    <w:text/>
                                  </w:sdtPr>
                                  <w:sdtEndPr/>
                                  <w:sdtContent>
                                    <w:r w:rsidR="00E5596E">
                                      <w:rPr>
                                        <w:color w:val="ED7D31" w:themeColor="accent2"/>
                                        <w:sz w:val="26"/>
                                        <w:szCs w:val="26"/>
                                      </w:rPr>
                                      <w:t xml:space="preserve">Prepared by: Cole Neville, Julie Perrier, Dillon Meier, </w:t>
                                    </w:r>
                                    <w:proofErr w:type="spellStart"/>
                                    <w:r w:rsidR="00E5596E">
                                      <w:rPr>
                                        <w:color w:val="ED7D31" w:themeColor="accent2"/>
                                        <w:sz w:val="26"/>
                                        <w:szCs w:val="26"/>
                                      </w:rPr>
                                      <w:t>Guilherme</w:t>
                                    </w:r>
                                    <w:proofErr w:type="spellEnd"/>
                                    <w:r w:rsidR="00E5596E">
                                      <w:rPr>
                                        <w:color w:val="ED7D31" w:themeColor="accent2"/>
                                        <w:sz w:val="26"/>
                                        <w:szCs w:val="26"/>
                                      </w:rPr>
                                      <w:t xml:space="preserve"> Mello, </w:t>
                                    </w:r>
                                    <w:proofErr w:type="spellStart"/>
                                    <w:r w:rsidR="00E5596E">
                                      <w:rPr>
                                        <w:color w:val="ED7D31" w:themeColor="accent2"/>
                                        <w:sz w:val="26"/>
                                        <w:szCs w:val="26"/>
                                      </w:rPr>
                                      <w:t>Sufyan</w:t>
                                    </w:r>
                                    <w:proofErr w:type="spellEnd"/>
                                    <w:r w:rsidR="00E5596E">
                                      <w:rPr>
                                        <w:color w:val="ED7D31" w:themeColor="accent2"/>
                                        <w:sz w:val="26"/>
                                        <w:szCs w:val="26"/>
                                      </w:rPr>
                                      <w:t xml:space="preserve"> Jami</w:t>
                                    </w:r>
                                  </w:sdtContent>
                                </w:sdt>
                                <w:r w:rsidR="00E5596E">
                                  <w:rPr>
                                    <w:color w:val="ED7D31" w:themeColor="accent2"/>
                                    <w:sz w:val="26"/>
                                    <w:szCs w:val="26"/>
                                  </w:rPr>
                                  <w:t xml:space="preserve">, Ty </w:t>
                                </w:r>
                                <w:proofErr w:type="spellStart"/>
                                <w:r w:rsidR="00E5596E">
                                  <w:rPr>
                                    <w:color w:val="ED7D31" w:themeColor="accent2"/>
                                    <w:sz w:val="26"/>
                                    <w:szCs w:val="26"/>
                                  </w:rPr>
                                  <w:t>Rawang</w:t>
                                </w:r>
                                <w:proofErr w:type="spellEnd"/>
                              </w:p>
                              <w:p w14:paraId="4BB5F1BE" w14:textId="4BC8227E" w:rsidR="00E5596E" w:rsidRDefault="00E5596E">
                                <w:pPr>
                                  <w:pStyle w:val="NoSpacing"/>
                                  <w:rPr>
                                    <w:color w:val="ED7D31" w:themeColor="accent2"/>
                                    <w:sz w:val="26"/>
                                    <w:szCs w:val="26"/>
                                  </w:rPr>
                                </w:pPr>
                                <w:r>
                                  <w:rPr>
                                    <w:color w:val="ED7D31" w:themeColor="accent2"/>
                                    <w:sz w:val="26"/>
                                    <w:szCs w:val="26"/>
                                  </w:rPr>
                                  <w:t>Prepared for: Exact One Ltd.</w:t>
                                </w:r>
                              </w:p>
                              <w:p w14:paraId="57E00EA5" w14:textId="499EA5BC" w:rsidR="00E5596E" w:rsidRDefault="00E5596E">
                                <w:pPr>
                                  <w:pStyle w:val="NoSpacing"/>
                                  <w:rPr>
                                    <w:color w:val="ED7D31" w:themeColor="accent2"/>
                                    <w:sz w:val="26"/>
                                    <w:szCs w:val="26"/>
                                  </w:rPr>
                                </w:pPr>
                                <w:r>
                                  <w:rPr>
                                    <w:color w:val="ED7D31" w:themeColor="accent2"/>
                                    <w:sz w:val="26"/>
                                    <w:szCs w:val="26"/>
                                  </w:rPr>
                                  <w:t>Instructor: Dave Watson</w:t>
                                </w:r>
                              </w:p>
                              <w:p w14:paraId="26752BA8" w14:textId="3E14CB1B" w:rsidR="00E5596E" w:rsidRDefault="003E6B16" w:rsidP="00CC0ABF">
                                <w:pPr>
                                  <w:pStyle w:val="NoSpacing"/>
                                </w:pPr>
                                <w:sdt>
                                  <w:sdtPr>
                                    <w:rPr>
                                      <w:color w:val="44546A" w:themeColor="text2"/>
                                    </w:rPr>
                                    <w:alias w:val="Course"/>
                                    <w:tag w:val="Course"/>
                                    <w:id w:val="1092352908"/>
                                    <w:dataBinding w:prefixMappings="xmlns:ns0='http://purl.org/dc/elements/1.1/' xmlns:ns1='http://schemas.openxmlformats.org/package/2006/metadata/core-properties' " w:xpath="/ns1:coreProperties[1]/ns1:category[1]" w:storeItemID="{6C3C8BC8-F283-45AE-878A-BAB7291924A1}"/>
                                    <w:text/>
                                  </w:sdtPr>
                                  <w:sdtEndPr/>
                                  <w:sdtContent>
                                    <w:r w:rsidR="00E5596E">
                                      <w:rPr>
                                        <w:color w:val="44546A" w:themeColor="text2"/>
                                      </w:rPr>
                                      <w:t>Capstone Project</w:t>
                                    </w:r>
                                  </w:sdtContent>
                                </w:sdt>
                              </w:p>
                            </w:tc>
                          </w:tr>
                        </w:tbl>
                        <w:p w14:paraId="6397B994" w14:textId="77777777" w:rsidR="00E5596E" w:rsidRDefault="00E5596E"/>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1274164116"/>
        <w:docPartObj>
          <w:docPartGallery w:val="Table of Contents"/>
          <w:docPartUnique/>
        </w:docPartObj>
      </w:sdtPr>
      <w:sdtEndPr>
        <w:rPr>
          <w:b/>
          <w:bCs/>
          <w:noProof/>
        </w:rPr>
      </w:sdtEndPr>
      <w:sdtContent>
        <w:p w14:paraId="5C2FF3EB" w14:textId="06EB3202" w:rsidR="00E74650" w:rsidRDefault="00E74650">
          <w:pPr>
            <w:pStyle w:val="TOCHeading"/>
          </w:pPr>
          <w:r>
            <w:t>Table of Contents</w:t>
          </w:r>
        </w:p>
        <w:p w14:paraId="78001D69" w14:textId="77777777" w:rsidR="00A57243" w:rsidRDefault="00E7465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7076977" w:history="1">
            <w:r w:rsidR="00A57243" w:rsidRPr="00C628F8">
              <w:rPr>
                <w:rStyle w:val="Hyperlink"/>
                <w:noProof/>
              </w:rPr>
              <w:t>Table of Figures</w:t>
            </w:r>
            <w:r w:rsidR="00A57243">
              <w:rPr>
                <w:noProof/>
                <w:webHidden/>
              </w:rPr>
              <w:tab/>
            </w:r>
            <w:r w:rsidR="00A57243">
              <w:rPr>
                <w:noProof/>
                <w:webHidden/>
              </w:rPr>
              <w:fldChar w:fldCharType="begin"/>
            </w:r>
            <w:r w:rsidR="00A57243">
              <w:rPr>
                <w:noProof/>
                <w:webHidden/>
              </w:rPr>
              <w:instrText xml:space="preserve"> PAGEREF _Toc497076977 \h </w:instrText>
            </w:r>
            <w:r w:rsidR="00A57243">
              <w:rPr>
                <w:noProof/>
                <w:webHidden/>
              </w:rPr>
            </w:r>
            <w:r w:rsidR="00A57243">
              <w:rPr>
                <w:noProof/>
                <w:webHidden/>
              </w:rPr>
              <w:fldChar w:fldCharType="separate"/>
            </w:r>
            <w:r w:rsidR="00A57243">
              <w:rPr>
                <w:noProof/>
                <w:webHidden/>
              </w:rPr>
              <w:t>2</w:t>
            </w:r>
            <w:r w:rsidR="00A57243">
              <w:rPr>
                <w:noProof/>
                <w:webHidden/>
              </w:rPr>
              <w:fldChar w:fldCharType="end"/>
            </w:r>
          </w:hyperlink>
        </w:p>
        <w:p w14:paraId="37752B93" w14:textId="77777777" w:rsidR="00A57243" w:rsidRDefault="003E6B16">
          <w:pPr>
            <w:pStyle w:val="TOC1"/>
            <w:tabs>
              <w:tab w:val="right" w:leader="dot" w:pos="9350"/>
            </w:tabs>
            <w:rPr>
              <w:rFonts w:eastAsiaTheme="minorEastAsia"/>
              <w:noProof/>
            </w:rPr>
          </w:pPr>
          <w:hyperlink w:anchor="_Toc497076978" w:history="1">
            <w:r w:rsidR="00A57243" w:rsidRPr="00C628F8">
              <w:rPr>
                <w:rStyle w:val="Hyperlink"/>
                <w:noProof/>
              </w:rPr>
              <w:t>Preface</w:t>
            </w:r>
            <w:r w:rsidR="00A57243">
              <w:rPr>
                <w:noProof/>
                <w:webHidden/>
              </w:rPr>
              <w:tab/>
            </w:r>
            <w:r w:rsidR="00A57243">
              <w:rPr>
                <w:noProof/>
                <w:webHidden/>
              </w:rPr>
              <w:fldChar w:fldCharType="begin"/>
            </w:r>
            <w:r w:rsidR="00A57243">
              <w:rPr>
                <w:noProof/>
                <w:webHidden/>
              </w:rPr>
              <w:instrText xml:space="preserve"> PAGEREF _Toc497076978 \h </w:instrText>
            </w:r>
            <w:r w:rsidR="00A57243">
              <w:rPr>
                <w:noProof/>
                <w:webHidden/>
              </w:rPr>
            </w:r>
            <w:r w:rsidR="00A57243">
              <w:rPr>
                <w:noProof/>
                <w:webHidden/>
              </w:rPr>
              <w:fldChar w:fldCharType="separate"/>
            </w:r>
            <w:r w:rsidR="00A57243">
              <w:rPr>
                <w:noProof/>
                <w:webHidden/>
              </w:rPr>
              <w:t>2</w:t>
            </w:r>
            <w:r w:rsidR="00A57243">
              <w:rPr>
                <w:noProof/>
                <w:webHidden/>
              </w:rPr>
              <w:fldChar w:fldCharType="end"/>
            </w:r>
          </w:hyperlink>
        </w:p>
        <w:p w14:paraId="25156592" w14:textId="77777777" w:rsidR="00A57243" w:rsidRDefault="003E6B16">
          <w:pPr>
            <w:pStyle w:val="TOC2"/>
            <w:tabs>
              <w:tab w:val="right" w:leader="dot" w:pos="9350"/>
            </w:tabs>
            <w:rPr>
              <w:rFonts w:eastAsiaTheme="minorEastAsia"/>
              <w:noProof/>
            </w:rPr>
          </w:pPr>
          <w:hyperlink w:anchor="_Toc497076979" w:history="1">
            <w:r w:rsidR="00A57243" w:rsidRPr="00C628F8">
              <w:rPr>
                <w:rStyle w:val="Hyperlink"/>
                <w:noProof/>
              </w:rPr>
              <w:t>Purpose of Document</w:t>
            </w:r>
            <w:r w:rsidR="00A57243">
              <w:rPr>
                <w:noProof/>
                <w:webHidden/>
              </w:rPr>
              <w:tab/>
            </w:r>
            <w:r w:rsidR="00A57243">
              <w:rPr>
                <w:noProof/>
                <w:webHidden/>
              </w:rPr>
              <w:fldChar w:fldCharType="begin"/>
            </w:r>
            <w:r w:rsidR="00A57243">
              <w:rPr>
                <w:noProof/>
                <w:webHidden/>
              </w:rPr>
              <w:instrText xml:space="preserve"> PAGEREF _Toc497076979 \h </w:instrText>
            </w:r>
            <w:r w:rsidR="00A57243">
              <w:rPr>
                <w:noProof/>
                <w:webHidden/>
              </w:rPr>
            </w:r>
            <w:r w:rsidR="00A57243">
              <w:rPr>
                <w:noProof/>
                <w:webHidden/>
              </w:rPr>
              <w:fldChar w:fldCharType="separate"/>
            </w:r>
            <w:r w:rsidR="00A57243">
              <w:rPr>
                <w:noProof/>
                <w:webHidden/>
              </w:rPr>
              <w:t>2</w:t>
            </w:r>
            <w:r w:rsidR="00A57243">
              <w:rPr>
                <w:noProof/>
                <w:webHidden/>
              </w:rPr>
              <w:fldChar w:fldCharType="end"/>
            </w:r>
          </w:hyperlink>
        </w:p>
        <w:p w14:paraId="40E64A3C" w14:textId="77777777" w:rsidR="00A57243" w:rsidRDefault="003E6B16">
          <w:pPr>
            <w:pStyle w:val="TOC2"/>
            <w:tabs>
              <w:tab w:val="right" w:leader="dot" w:pos="9350"/>
            </w:tabs>
            <w:rPr>
              <w:rFonts w:eastAsiaTheme="minorEastAsia"/>
              <w:noProof/>
            </w:rPr>
          </w:pPr>
          <w:hyperlink w:anchor="_Toc497076980" w:history="1">
            <w:r w:rsidR="00A57243" w:rsidRPr="00C628F8">
              <w:rPr>
                <w:rStyle w:val="Hyperlink"/>
                <w:noProof/>
              </w:rPr>
              <w:t>Documentation Standards</w:t>
            </w:r>
            <w:r w:rsidR="00A57243">
              <w:rPr>
                <w:noProof/>
                <w:webHidden/>
              </w:rPr>
              <w:tab/>
            </w:r>
            <w:r w:rsidR="00A57243">
              <w:rPr>
                <w:noProof/>
                <w:webHidden/>
              </w:rPr>
              <w:fldChar w:fldCharType="begin"/>
            </w:r>
            <w:r w:rsidR="00A57243">
              <w:rPr>
                <w:noProof/>
                <w:webHidden/>
              </w:rPr>
              <w:instrText xml:space="preserve"> PAGEREF _Toc497076980 \h </w:instrText>
            </w:r>
            <w:r w:rsidR="00A57243">
              <w:rPr>
                <w:noProof/>
                <w:webHidden/>
              </w:rPr>
            </w:r>
            <w:r w:rsidR="00A57243">
              <w:rPr>
                <w:noProof/>
                <w:webHidden/>
              </w:rPr>
              <w:fldChar w:fldCharType="separate"/>
            </w:r>
            <w:r w:rsidR="00A57243">
              <w:rPr>
                <w:noProof/>
                <w:webHidden/>
              </w:rPr>
              <w:t>2</w:t>
            </w:r>
            <w:r w:rsidR="00A57243">
              <w:rPr>
                <w:noProof/>
                <w:webHidden/>
              </w:rPr>
              <w:fldChar w:fldCharType="end"/>
            </w:r>
          </w:hyperlink>
        </w:p>
        <w:p w14:paraId="5DBAC27A" w14:textId="77777777" w:rsidR="00A57243" w:rsidRDefault="003E6B16">
          <w:pPr>
            <w:pStyle w:val="TOC1"/>
            <w:tabs>
              <w:tab w:val="right" w:leader="dot" w:pos="9350"/>
            </w:tabs>
            <w:rPr>
              <w:rFonts w:eastAsiaTheme="minorEastAsia"/>
              <w:noProof/>
            </w:rPr>
          </w:pPr>
          <w:hyperlink w:anchor="_Toc497076981" w:history="1">
            <w:r w:rsidR="00A57243" w:rsidRPr="00C628F8">
              <w:rPr>
                <w:rStyle w:val="Hyperlink"/>
                <w:noProof/>
              </w:rPr>
              <w:t>Headings</w:t>
            </w:r>
            <w:r w:rsidR="00A57243">
              <w:rPr>
                <w:noProof/>
                <w:webHidden/>
              </w:rPr>
              <w:tab/>
            </w:r>
            <w:r w:rsidR="00A57243">
              <w:rPr>
                <w:noProof/>
                <w:webHidden/>
              </w:rPr>
              <w:fldChar w:fldCharType="begin"/>
            </w:r>
            <w:r w:rsidR="00A57243">
              <w:rPr>
                <w:noProof/>
                <w:webHidden/>
              </w:rPr>
              <w:instrText xml:space="preserve"> PAGEREF _Toc497076981 \h </w:instrText>
            </w:r>
            <w:r w:rsidR="00A57243">
              <w:rPr>
                <w:noProof/>
                <w:webHidden/>
              </w:rPr>
            </w:r>
            <w:r w:rsidR="00A57243">
              <w:rPr>
                <w:noProof/>
                <w:webHidden/>
              </w:rPr>
              <w:fldChar w:fldCharType="separate"/>
            </w:r>
            <w:r w:rsidR="00A57243">
              <w:rPr>
                <w:noProof/>
                <w:webHidden/>
              </w:rPr>
              <w:t>3</w:t>
            </w:r>
            <w:r w:rsidR="00A57243">
              <w:rPr>
                <w:noProof/>
                <w:webHidden/>
              </w:rPr>
              <w:fldChar w:fldCharType="end"/>
            </w:r>
          </w:hyperlink>
        </w:p>
        <w:p w14:paraId="60C3A4A0" w14:textId="77777777" w:rsidR="00A57243" w:rsidRDefault="003E6B16">
          <w:pPr>
            <w:pStyle w:val="TOC2"/>
            <w:tabs>
              <w:tab w:val="right" w:leader="dot" w:pos="9350"/>
            </w:tabs>
            <w:rPr>
              <w:rFonts w:eastAsiaTheme="minorEastAsia"/>
              <w:noProof/>
            </w:rPr>
          </w:pPr>
          <w:hyperlink w:anchor="_Toc497076982" w:history="1">
            <w:r w:rsidR="00A57243" w:rsidRPr="00C628F8">
              <w:rPr>
                <w:rStyle w:val="Hyperlink"/>
                <w:noProof/>
              </w:rPr>
              <w:t>Sub-Headings</w:t>
            </w:r>
            <w:r w:rsidR="00A57243">
              <w:rPr>
                <w:noProof/>
                <w:webHidden/>
              </w:rPr>
              <w:tab/>
            </w:r>
            <w:r w:rsidR="00A57243">
              <w:rPr>
                <w:noProof/>
                <w:webHidden/>
              </w:rPr>
              <w:fldChar w:fldCharType="begin"/>
            </w:r>
            <w:r w:rsidR="00A57243">
              <w:rPr>
                <w:noProof/>
                <w:webHidden/>
              </w:rPr>
              <w:instrText xml:space="preserve"> PAGEREF _Toc497076982 \h </w:instrText>
            </w:r>
            <w:r w:rsidR="00A57243">
              <w:rPr>
                <w:noProof/>
                <w:webHidden/>
              </w:rPr>
            </w:r>
            <w:r w:rsidR="00A57243">
              <w:rPr>
                <w:noProof/>
                <w:webHidden/>
              </w:rPr>
              <w:fldChar w:fldCharType="separate"/>
            </w:r>
            <w:r w:rsidR="00A57243">
              <w:rPr>
                <w:noProof/>
                <w:webHidden/>
              </w:rPr>
              <w:t>3</w:t>
            </w:r>
            <w:r w:rsidR="00A57243">
              <w:rPr>
                <w:noProof/>
                <w:webHidden/>
              </w:rPr>
              <w:fldChar w:fldCharType="end"/>
            </w:r>
          </w:hyperlink>
        </w:p>
        <w:p w14:paraId="4C8F73F4" w14:textId="77777777" w:rsidR="00A57243" w:rsidRDefault="003E6B16">
          <w:pPr>
            <w:pStyle w:val="TOC3"/>
            <w:tabs>
              <w:tab w:val="right" w:leader="dot" w:pos="9350"/>
            </w:tabs>
            <w:rPr>
              <w:rFonts w:eastAsiaTheme="minorEastAsia"/>
              <w:noProof/>
            </w:rPr>
          </w:pPr>
          <w:hyperlink w:anchor="_Toc497076983" w:history="1">
            <w:r w:rsidR="00A57243" w:rsidRPr="00C628F8">
              <w:rPr>
                <w:rStyle w:val="Hyperlink"/>
                <w:noProof/>
              </w:rPr>
              <w:t>Sub-Sub Headings</w:t>
            </w:r>
            <w:r w:rsidR="00A57243">
              <w:rPr>
                <w:noProof/>
                <w:webHidden/>
              </w:rPr>
              <w:tab/>
            </w:r>
            <w:r w:rsidR="00A57243">
              <w:rPr>
                <w:noProof/>
                <w:webHidden/>
              </w:rPr>
              <w:fldChar w:fldCharType="begin"/>
            </w:r>
            <w:r w:rsidR="00A57243">
              <w:rPr>
                <w:noProof/>
                <w:webHidden/>
              </w:rPr>
              <w:instrText xml:space="preserve"> PAGEREF _Toc497076983 \h </w:instrText>
            </w:r>
            <w:r w:rsidR="00A57243">
              <w:rPr>
                <w:noProof/>
                <w:webHidden/>
              </w:rPr>
            </w:r>
            <w:r w:rsidR="00A57243">
              <w:rPr>
                <w:noProof/>
                <w:webHidden/>
              </w:rPr>
              <w:fldChar w:fldCharType="separate"/>
            </w:r>
            <w:r w:rsidR="00A57243">
              <w:rPr>
                <w:noProof/>
                <w:webHidden/>
              </w:rPr>
              <w:t>3</w:t>
            </w:r>
            <w:r w:rsidR="00A57243">
              <w:rPr>
                <w:noProof/>
                <w:webHidden/>
              </w:rPr>
              <w:fldChar w:fldCharType="end"/>
            </w:r>
          </w:hyperlink>
        </w:p>
        <w:p w14:paraId="36602BB6" w14:textId="77777777" w:rsidR="00A57243" w:rsidRDefault="003E6B16">
          <w:pPr>
            <w:pStyle w:val="TOC1"/>
            <w:tabs>
              <w:tab w:val="right" w:leader="dot" w:pos="9350"/>
            </w:tabs>
            <w:rPr>
              <w:rFonts w:eastAsiaTheme="minorEastAsia"/>
              <w:noProof/>
            </w:rPr>
          </w:pPr>
          <w:hyperlink w:anchor="_Toc497076984" w:history="1">
            <w:r w:rsidR="00A57243" w:rsidRPr="00C628F8">
              <w:rPr>
                <w:rStyle w:val="Hyperlink"/>
                <w:noProof/>
              </w:rPr>
              <w:t>User Requirements</w:t>
            </w:r>
            <w:r w:rsidR="00A57243">
              <w:rPr>
                <w:noProof/>
                <w:webHidden/>
              </w:rPr>
              <w:tab/>
            </w:r>
            <w:r w:rsidR="00A57243">
              <w:rPr>
                <w:noProof/>
                <w:webHidden/>
              </w:rPr>
              <w:fldChar w:fldCharType="begin"/>
            </w:r>
            <w:r w:rsidR="00A57243">
              <w:rPr>
                <w:noProof/>
                <w:webHidden/>
              </w:rPr>
              <w:instrText xml:space="preserve"> PAGEREF _Toc497076984 \h </w:instrText>
            </w:r>
            <w:r w:rsidR="00A57243">
              <w:rPr>
                <w:noProof/>
                <w:webHidden/>
              </w:rPr>
            </w:r>
            <w:r w:rsidR="00A57243">
              <w:rPr>
                <w:noProof/>
                <w:webHidden/>
              </w:rPr>
              <w:fldChar w:fldCharType="separate"/>
            </w:r>
            <w:r w:rsidR="00A57243">
              <w:rPr>
                <w:noProof/>
                <w:webHidden/>
              </w:rPr>
              <w:t>3</w:t>
            </w:r>
            <w:r w:rsidR="00A57243">
              <w:rPr>
                <w:noProof/>
                <w:webHidden/>
              </w:rPr>
              <w:fldChar w:fldCharType="end"/>
            </w:r>
          </w:hyperlink>
        </w:p>
        <w:p w14:paraId="2279B751" w14:textId="77777777" w:rsidR="00A57243" w:rsidRDefault="003E6B16">
          <w:pPr>
            <w:pStyle w:val="TOC2"/>
            <w:tabs>
              <w:tab w:val="right" w:leader="dot" w:pos="9350"/>
            </w:tabs>
            <w:rPr>
              <w:rFonts w:eastAsiaTheme="minorEastAsia"/>
              <w:noProof/>
            </w:rPr>
          </w:pPr>
          <w:hyperlink w:anchor="_Toc497076985" w:history="1">
            <w:r w:rsidR="00A57243" w:rsidRPr="00C628F8">
              <w:rPr>
                <w:rStyle w:val="Hyperlink"/>
                <w:noProof/>
              </w:rPr>
              <w:t>Business Overview and Objectives</w:t>
            </w:r>
            <w:r w:rsidR="00A57243">
              <w:rPr>
                <w:noProof/>
                <w:webHidden/>
              </w:rPr>
              <w:tab/>
            </w:r>
            <w:r w:rsidR="00A57243">
              <w:rPr>
                <w:noProof/>
                <w:webHidden/>
              </w:rPr>
              <w:fldChar w:fldCharType="begin"/>
            </w:r>
            <w:r w:rsidR="00A57243">
              <w:rPr>
                <w:noProof/>
                <w:webHidden/>
              </w:rPr>
              <w:instrText xml:space="preserve"> PAGEREF _Toc497076985 \h </w:instrText>
            </w:r>
            <w:r w:rsidR="00A57243">
              <w:rPr>
                <w:noProof/>
                <w:webHidden/>
              </w:rPr>
            </w:r>
            <w:r w:rsidR="00A57243">
              <w:rPr>
                <w:noProof/>
                <w:webHidden/>
              </w:rPr>
              <w:fldChar w:fldCharType="separate"/>
            </w:r>
            <w:r w:rsidR="00A57243">
              <w:rPr>
                <w:noProof/>
                <w:webHidden/>
              </w:rPr>
              <w:t>3</w:t>
            </w:r>
            <w:r w:rsidR="00A57243">
              <w:rPr>
                <w:noProof/>
                <w:webHidden/>
              </w:rPr>
              <w:fldChar w:fldCharType="end"/>
            </w:r>
          </w:hyperlink>
        </w:p>
        <w:p w14:paraId="327A5BDE" w14:textId="77777777" w:rsidR="00A57243" w:rsidRDefault="003E6B16">
          <w:pPr>
            <w:pStyle w:val="TOC2"/>
            <w:tabs>
              <w:tab w:val="right" w:leader="dot" w:pos="9350"/>
            </w:tabs>
            <w:rPr>
              <w:rFonts w:eastAsiaTheme="minorEastAsia"/>
              <w:noProof/>
            </w:rPr>
          </w:pPr>
          <w:hyperlink w:anchor="_Toc497076986" w:history="1">
            <w:r w:rsidR="00A57243" w:rsidRPr="00C628F8">
              <w:rPr>
                <w:rStyle w:val="Hyperlink"/>
                <w:noProof/>
              </w:rPr>
              <w:t>Project Overview</w:t>
            </w:r>
            <w:r w:rsidR="00A57243">
              <w:rPr>
                <w:noProof/>
                <w:webHidden/>
              </w:rPr>
              <w:tab/>
            </w:r>
            <w:r w:rsidR="00A57243">
              <w:rPr>
                <w:noProof/>
                <w:webHidden/>
              </w:rPr>
              <w:fldChar w:fldCharType="begin"/>
            </w:r>
            <w:r w:rsidR="00A57243">
              <w:rPr>
                <w:noProof/>
                <w:webHidden/>
              </w:rPr>
              <w:instrText xml:space="preserve"> PAGEREF _Toc497076986 \h </w:instrText>
            </w:r>
            <w:r w:rsidR="00A57243">
              <w:rPr>
                <w:noProof/>
                <w:webHidden/>
              </w:rPr>
            </w:r>
            <w:r w:rsidR="00A57243">
              <w:rPr>
                <w:noProof/>
                <w:webHidden/>
              </w:rPr>
              <w:fldChar w:fldCharType="separate"/>
            </w:r>
            <w:r w:rsidR="00A57243">
              <w:rPr>
                <w:noProof/>
                <w:webHidden/>
              </w:rPr>
              <w:t>3</w:t>
            </w:r>
            <w:r w:rsidR="00A57243">
              <w:rPr>
                <w:noProof/>
                <w:webHidden/>
              </w:rPr>
              <w:fldChar w:fldCharType="end"/>
            </w:r>
          </w:hyperlink>
        </w:p>
        <w:p w14:paraId="1B232B64" w14:textId="77777777" w:rsidR="00A57243" w:rsidRDefault="003E6B16">
          <w:pPr>
            <w:pStyle w:val="TOC2"/>
            <w:tabs>
              <w:tab w:val="right" w:leader="dot" w:pos="9350"/>
            </w:tabs>
            <w:rPr>
              <w:rFonts w:eastAsiaTheme="minorEastAsia"/>
              <w:noProof/>
            </w:rPr>
          </w:pPr>
          <w:hyperlink w:anchor="_Toc497076987" w:history="1">
            <w:r w:rsidR="00A57243" w:rsidRPr="00C628F8">
              <w:rPr>
                <w:rStyle w:val="Hyperlink"/>
                <w:noProof/>
              </w:rPr>
              <w:t>Project Scope</w:t>
            </w:r>
            <w:r w:rsidR="00A57243">
              <w:rPr>
                <w:noProof/>
                <w:webHidden/>
              </w:rPr>
              <w:tab/>
            </w:r>
            <w:r w:rsidR="00A57243">
              <w:rPr>
                <w:noProof/>
                <w:webHidden/>
              </w:rPr>
              <w:fldChar w:fldCharType="begin"/>
            </w:r>
            <w:r w:rsidR="00A57243">
              <w:rPr>
                <w:noProof/>
                <w:webHidden/>
              </w:rPr>
              <w:instrText xml:space="preserve"> PAGEREF _Toc497076987 \h </w:instrText>
            </w:r>
            <w:r w:rsidR="00A57243">
              <w:rPr>
                <w:noProof/>
                <w:webHidden/>
              </w:rPr>
            </w:r>
            <w:r w:rsidR="00A57243">
              <w:rPr>
                <w:noProof/>
                <w:webHidden/>
              </w:rPr>
              <w:fldChar w:fldCharType="separate"/>
            </w:r>
            <w:r w:rsidR="00A57243">
              <w:rPr>
                <w:noProof/>
                <w:webHidden/>
              </w:rPr>
              <w:t>4</w:t>
            </w:r>
            <w:r w:rsidR="00A57243">
              <w:rPr>
                <w:noProof/>
                <w:webHidden/>
              </w:rPr>
              <w:fldChar w:fldCharType="end"/>
            </w:r>
          </w:hyperlink>
        </w:p>
        <w:p w14:paraId="2F4469B4" w14:textId="77777777" w:rsidR="00A57243" w:rsidRDefault="003E6B16">
          <w:pPr>
            <w:pStyle w:val="TOC3"/>
            <w:tabs>
              <w:tab w:val="right" w:leader="dot" w:pos="9350"/>
            </w:tabs>
            <w:rPr>
              <w:rFonts w:eastAsiaTheme="minorEastAsia"/>
              <w:noProof/>
            </w:rPr>
          </w:pPr>
          <w:hyperlink w:anchor="_Toc497076988" w:history="1">
            <w:r w:rsidR="00A57243" w:rsidRPr="00C628F8">
              <w:rPr>
                <w:rStyle w:val="Hyperlink"/>
                <w:noProof/>
              </w:rPr>
              <w:t>Web Application Dashboard:</w:t>
            </w:r>
            <w:r w:rsidR="00A57243">
              <w:rPr>
                <w:noProof/>
                <w:webHidden/>
              </w:rPr>
              <w:tab/>
            </w:r>
            <w:r w:rsidR="00A57243">
              <w:rPr>
                <w:noProof/>
                <w:webHidden/>
              </w:rPr>
              <w:fldChar w:fldCharType="begin"/>
            </w:r>
            <w:r w:rsidR="00A57243">
              <w:rPr>
                <w:noProof/>
                <w:webHidden/>
              </w:rPr>
              <w:instrText xml:space="preserve"> PAGEREF _Toc497076988 \h </w:instrText>
            </w:r>
            <w:r w:rsidR="00A57243">
              <w:rPr>
                <w:noProof/>
                <w:webHidden/>
              </w:rPr>
            </w:r>
            <w:r w:rsidR="00A57243">
              <w:rPr>
                <w:noProof/>
                <w:webHidden/>
              </w:rPr>
              <w:fldChar w:fldCharType="separate"/>
            </w:r>
            <w:r w:rsidR="00A57243">
              <w:rPr>
                <w:noProof/>
                <w:webHidden/>
              </w:rPr>
              <w:t>4</w:t>
            </w:r>
            <w:r w:rsidR="00A57243">
              <w:rPr>
                <w:noProof/>
                <w:webHidden/>
              </w:rPr>
              <w:fldChar w:fldCharType="end"/>
            </w:r>
          </w:hyperlink>
        </w:p>
        <w:p w14:paraId="6E97F814" w14:textId="77777777" w:rsidR="00A57243" w:rsidRDefault="003E6B16">
          <w:pPr>
            <w:pStyle w:val="TOC3"/>
            <w:tabs>
              <w:tab w:val="right" w:leader="dot" w:pos="9350"/>
            </w:tabs>
            <w:rPr>
              <w:rFonts w:eastAsiaTheme="minorEastAsia"/>
              <w:noProof/>
            </w:rPr>
          </w:pPr>
          <w:hyperlink w:anchor="_Toc497076989" w:history="1">
            <w:r w:rsidR="00A57243" w:rsidRPr="00C628F8">
              <w:rPr>
                <w:rStyle w:val="Hyperlink"/>
                <w:noProof/>
              </w:rPr>
              <w:t>Method to select specific wash bay:</w:t>
            </w:r>
            <w:r w:rsidR="00A57243">
              <w:rPr>
                <w:noProof/>
                <w:webHidden/>
              </w:rPr>
              <w:tab/>
            </w:r>
            <w:r w:rsidR="00A57243">
              <w:rPr>
                <w:noProof/>
                <w:webHidden/>
              </w:rPr>
              <w:fldChar w:fldCharType="begin"/>
            </w:r>
            <w:r w:rsidR="00A57243">
              <w:rPr>
                <w:noProof/>
                <w:webHidden/>
              </w:rPr>
              <w:instrText xml:space="preserve"> PAGEREF _Toc497076989 \h </w:instrText>
            </w:r>
            <w:r w:rsidR="00A57243">
              <w:rPr>
                <w:noProof/>
                <w:webHidden/>
              </w:rPr>
            </w:r>
            <w:r w:rsidR="00A57243">
              <w:rPr>
                <w:noProof/>
                <w:webHidden/>
              </w:rPr>
              <w:fldChar w:fldCharType="separate"/>
            </w:r>
            <w:r w:rsidR="00A57243">
              <w:rPr>
                <w:noProof/>
                <w:webHidden/>
              </w:rPr>
              <w:t>4</w:t>
            </w:r>
            <w:r w:rsidR="00A57243">
              <w:rPr>
                <w:noProof/>
                <w:webHidden/>
              </w:rPr>
              <w:fldChar w:fldCharType="end"/>
            </w:r>
          </w:hyperlink>
        </w:p>
        <w:p w14:paraId="5715015D" w14:textId="77777777" w:rsidR="00A57243" w:rsidRDefault="003E6B16">
          <w:pPr>
            <w:pStyle w:val="TOC3"/>
            <w:tabs>
              <w:tab w:val="right" w:leader="dot" w:pos="9350"/>
            </w:tabs>
            <w:rPr>
              <w:rFonts w:eastAsiaTheme="minorEastAsia"/>
              <w:noProof/>
            </w:rPr>
          </w:pPr>
          <w:hyperlink w:anchor="_Toc497076990" w:history="1">
            <w:r w:rsidR="00A57243" w:rsidRPr="00C628F8">
              <w:rPr>
                <w:rStyle w:val="Hyperlink"/>
                <w:noProof/>
              </w:rPr>
              <w:t>Method to select fleet account cards:</w:t>
            </w:r>
            <w:r w:rsidR="00A57243">
              <w:rPr>
                <w:noProof/>
                <w:webHidden/>
              </w:rPr>
              <w:tab/>
            </w:r>
            <w:r w:rsidR="00A57243">
              <w:rPr>
                <w:noProof/>
                <w:webHidden/>
              </w:rPr>
              <w:fldChar w:fldCharType="begin"/>
            </w:r>
            <w:r w:rsidR="00A57243">
              <w:rPr>
                <w:noProof/>
                <w:webHidden/>
              </w:rPr>
              <w:instrText xml:space="preserve"> PAGEREF _Toc497076990 \h </w:instrText>
            </w:r>
            <w:r w:rsidR="00A57243">
              <w:rPr>
                <w:noProof/>
                <w:webHidden/>
              </w:rPr>
            </w:r>
            <w:r w:rsidR="00A57243">
              <w:rPr>
                <w:noProof/>
                <w:webHidden/>
              </w:rPr>
              <w:fldChar w:fldCharType="separate"/>
            </w:r>
            <w:r w:rsidR="00A57243">
              <w:rPr>
                <w:noProof/>
                <w:webHidden/>
              </w:rPr>
              <w:t>4</w:t>
            </w:r>
            <w:r w:rsidR="00A57243">
              <w:rPr>
                <w:noProof/>
                <w:webHidden/>
              </w:rPr>
              <w:fldChar w:fldCharType="end"/>
            </w:r>
          </w:hyperlink>
        </w:p>
        <w:p w14:paraId="5BE22E6A" w14:textId="77777777" w:rsidR="00A57243" w:rsidRDefault="003E6B16">
          <w:pPr>
            <w:pStyle w:val="TOC3"/>
            <w:tabs>
              <w:tab w:val="right" w:leader="dot" w:pos="9350"/>
            </w:tabs>
            <w:rPr>
              <w:rFonts w:eastAsiaTheme="minorEastAsia"/>
              <w:noProof/>
            </w:rPr>
          </w:pPr>
          <w:hyperlink w:anchor="_Toc497076991" w:history="1">
            <w:r w:rsidR="00A57243" w:rsidRPr="00C628F8">
              <w:rPr>
                <w:rStyle w:val="Hyperlink"/>
                <w:noProof/>
              </w:rPr>
              <w:t>Security levels for login credentials:</w:t>
            </w:r>
            <w:r w:rsidR="00A57243">
              <w:rPr>
                <w:noProof/>
                <w:webHidden/>
              </w:rPr>
              <w:tab/>
            </w:r>
            <w:r w:rsidR="00A57243">
              <w:rPr>
                <w:noProof/>
                <w:webHidden/>
              </w:rPr>
              <w:fldChar w:fldCharType="begin"/>
            </w:r>
            <w:r w:rsidR="00A57243">
              <w:rPr>
                <w:noProof/>
                <w:webHidden/>
              </w:rPr>
              <w:instrText xml:space="preserve"> PAGEREF _Toc497076991 \h </w:instrText>
            </w:r>
            <w:r w:rsidR="00A57243">
              <w:rPr>
                <w:noProof/>
                <w:webHidden/>
              </w:rPr>
            </w:r>
            <w:r w:rsidR="00A57243">
              <w:rPr>
                <w:noProof/>
                <w:webHidden/>
              </w:rPr>
              <w:fldChar w:fldCharType="separate"/>
            </w:r>
            <w:r w:rsidR="00A57243">
              <w:rPr>
                <w:noProof/>
                <w:webHidden/>
              </w:rPr>
              <w:t>5</w:t>
            </w:r>
            <w:r w:rsidR="00A57243">
              <w:rPr>
                <w:noProof/>
                <w:webHidden/>
              </w:rPr>
              <w:fldChar w:fldCharType="end"/>
            </w:r>
          </w:hyperlink>
        </w:p>
        <w:p w14:paraId="0F1B8C5A" w14:textId="77777777" w:rsidR="00A57243" w:rsidRDefault="003E6B16">
          <w:pPr>
            <w:pStyle w:val="TOC3"/>
            <w:tabs>
              <w:tab w:val="right" w:leader="dot" w:pos="9350"/>
            </w:tabs>
            <w:rPr>
              <w:rFonts w:eastAsiaTheme="minorEastAsia"/>
              <w:noProof/>
            </w:rPr>
          </w:pPr>
          <w:hyperlink w:anchor="_Toc497076992" w:history="1">
            <w:r w:rsidR="00A57243" w:rsidRPr="00C628F8">
              <w:rPr>
                <w:rStyle w:val="Hyperlink"/>
                <w:noProof/>
              </w:rPr>
              <w:t>Hardware:</w:t>
            </w:r>
            <w:r w:rsidR="00A57243">
              <w:rPr>
                <w:noProof/>
                <w:webHidden/>
              </w:rPr>
              <w:tab/>
            </w:r>
            <w:r w:rsidR="00A57243">
              <w:rPr>
                <w:noProof/>
                <w:webHidden/>
              </w:rPr>
              <w:fldChar w:fldCharType="begin"/>
            </w:r>
            <w:r w:rsidR="00A57243">
              <w:rPr>
                <w:noProof/>
                <w:webHidden/>
              </w:rPr>
              <w:instrText xml:space="preserve"> PAGEREF _Toc497076992 \h </w:instrText>
            </w:r>
            <w:r w:rsidR="00A57243">
              <w:rPr>
                <w:noProof/>
                <w:webHidden/>
              </w:rPr>
            </w:r>
            <w:r w:rsidR="00A57243">
              <w:rPr>
                <w:noProof/>
                <w:webHidden/>
              </w:rPr>
              <w:fldChar w:fldCharType="separate"/>
            </w:r>
            <w:r w:rsidR="00A57243">
              <w:rPr>
                <w:noProof/>
                <w:webHidden/>
              </w:rPr>
              <w:t>5</w:t>
            </w:r>
            <w:r w:rsidR="00A57243">
              <w:rPr>
                <w:noProof/>
                <w:webHidden/>
              </w:rPr>
              <w:fldChar w:fldCharType="end"/>
            </w:r>
          </w:hyperlink>
        </w:p>
        <w:p w14:paraId="2EE40521" w14:textId="77777777" w:rsidR="00A57243" w:rsidRDefault="003E6B16">
          <w:pPr>
            <w:pStyle w:val="TOC3"/>
            <w:tabs>
              <w:tab w:val="right" w:leader="dot" w:pos="9350"/>
            </w:tabs>
            <w:rPr>
              <w:rFonts w:eastAsiaTheme="minorEastAsia"/>
              <w:noProof/>
            </w:rPr>
          </w:pPr>
          <w:hyperlink w:anchor="_Toc497076993" w:history="1">
            <w:r w:rsidR="00A57243" w:rsidRPr="00C628F8">
              <w:rPr>
                <w:rStyle w:val="Hyperlink"/>
                <w:noProof/>
              </w:rPr>
              <w:t>Database:</w:t>
            </w:r>
            <w:r w:rsidR="00A57243">
              <w:rPr>
                <w:noProof/>
                <w:webHidden/>
              </w:rPr>
              <w:tab/>
            </w:r>
            <w:r w:rsidR="00A57243">
              <w:rPr>
                <w:noProof/>
                <w:webHidden/>
              </w:rPr>
              <w:fldChar w:fldCharType="begin"/>
            </w:r>
            <w:r w:rsidR="00A57243">
              <w:rPr>
                <w:noProof/>
                <w:webHidden/>
              </w:rPr>
              <w:instrText xml:space="preserve"> PAGEREF _Toc497076993 \h </w:instrText>
            </w:r>
            <w:r w:rsidR="00A57243">
              <w:rPr>
                <w:noProof/>
                <w:webHidden/>
              </w:rPr>
            </w:r>
            <w:r w:rsidR="00A57243">
              <w:rPr>
                <w:noProof/>
                <w:webHidden/>
              </w:rPr>
              <w:fldChar w:fldCharType="separate"/>
            </w:r>
            <w:r w:rsidR="00A57243">
              <w:rPr>
                <w:noProof/>
                <w:webHidden/>
              </w:rPr>
              <w:t>5</w:t>
            </w:r>
            <w:r w:rsidR="00A57243">
              <w:rPr>
                <w:noProof/>
                <w:webHidden/>
              </w:rPr>
              <w:fldChar w:fldCharType="end"/>
            </w:r>
          </w:hyperlink>
        </w:p>
        <w:p w14:paraId="7CA591CF" w14:textId="77777777" w:rsidR="00A57243" w:rsidRDefault="003E6B16">
          <w:pPr>
            <w:pStyle w:val="TOC3"/>
            <w:tabs>
              <w:tab w:val="right" w:leader="dot" w:pos="9350"/>
            </w:tabs>
            <w:rPr>
              <w:rFonts w:eastAsiaTheme="minorEastAsia"/>
              <w:noProof/>
            </w:rPr>
          </w:pPr>
          <w:hyperlink w:anchor="_Toc497076994" w:history="1">
            <w:r w:rsidR="00A57243" w:rsidRPr="00C628F8">
              <w:rPr>
                <w:rStyle w:val="Hyperlink"/>
                <w:noProof/>
              </w:rPr>
              <w:t>System Environment</w:t>
            </w:r>
            <w:r w:rsidR="00A57243">
              <w:rPr>
                <w:noProof/>
                <w:webHidden/>
              </w:rPr>
              <w:tab/>
            </w:r>
            <w:r w:rsidR="00A57243">
              <w:rPr>
                <w:noProof/>
                <w:webHidden/>
              </w:rPr>
              <w:fldChar w:fldCharType="begin"/>
            </w:r>
            <w:r w:rsidR="00A57243">
              <w:rPr>
                <w:noProof/>
                <w:webHidden/>
              </w:rPr>
              <w:instrText xml:space="preserve"> PAGEREF _Toc497076994 \h </w:instrText>
            </w:r>
            <w:r w:rsidR="00A57243">
              <w:rPr>
                <w:noProof/>
                <w:webHidden/>
              </w:rPr>
            </w:r>
            <w:r w:rsidR="00A57243">
              <w:rPr>
                <w:noProof/>
                <w:webHidden/>
              </w:rPr>
              <w:fldChar w:fldCharType="separate"/>
            </w:r>
            <w:r w:rsidR="00A57243">
              <w:rPr>
                <w:noProof/>
                <w:webHidden/>
              </w:rPr>
              <w:t>5</w:t>
            </w:r>
            <w:r w:rsidR="00A57243">
              <w:rPr>
                <w:noProof/>
                <w:webHidden/>
              </w:rPr>
              <w:fldChar w:fldCharType="end"/>
            </w:r>
          </w:hyperlink>
        </w:p>
        <w:p w14:paraId="76D7B5B2" w14:textId="77777777" w:rsidR="00A57243" w:rsidRDefault="003E6B16">
          <w:pPr>
            <w:pStyle w:val="TOC3"/>
            <w:tabs>
              <w:tab w:val="right" w:leader="dot" w:pos="9350"/>
            </w:tabs>
            <w:rPr>
              <w:rFonts w:eastAsiaTheme="minorEastAsia"/>
              <w:noProof/>
            </w:rPr>
          </w:pPr>
          <w:hyperlink w:anchor="_Toc497076995" w:history="1">
            <w:r w:rsidR="00A57243" w:rsidRPr="00C628F8">
              <w:rPr>
                <w:rStyle w:val="Hyperlink"/>
                <w:noProof/>
              </w:rPr>
              <w:t>Current System</w:t>
            </w:r>
            <w:r w:rsidR="00A57243">
              <w:rPr>
                <w:noProof/>
                <w:webHidden/>
              </w:rPr>
              <w:tab/>
            </w:r>
            <w:r w:rsidR="00A57243">
              <w:rPr>
                <w:noProof/>
                <w:webHidden/>
              </w:rPr>
              <w:fldChar w:fldCharType="begin"/>
            </w:r>
            <w:r w:rsidR="00A57243">
              <w:rPr>
                <w:noProof/>
                <w:webHidden/>
              </w:rPr>
              <w:instrText xml:space="preserve"> PAGEREF _Toc497076995 \h </w:instrText>
            </w:r>
            <w:r w:rsidR="00A57243">
              <w:rPr>
                <w:noProof/>
                <w:webHidden/>
              </w:rPr>
            </w:r>
            <w:r w:rsidR="00A57243">
              <w:rPr>
                <w:noProof/>
                <w:webHidden/>
              </w:rPr>
              <w:fldChar w:fldCharType="separate"/>
            </w:r>
            <w:r w:rsidR="00A57243">
              <w:rPr>
                <w:noProof/>
                <w:webHidden/>
              </w:rPr>
              <w:t>5</w:t>
            </w:r>
            <w:r w:rsidR="00A57243">
              <w:rPr>
                <w:noProof/>
                <w:webHidden/>
              </w:rPr>
              <w:fldChar w:fldCharType="end"/>
            </w:r>
          </w:hyperlink>
        </w:p>
        <w:p w14:paraId="4C626579" w14:textId="77777777" w:rsidR="00A57243" w:rsidRDefault="003E6B16">
          <w:pPr>
            <w:pStyle w:val="TOC1"/>
            <w:tabs>
              <w:tab w:val="right" w:leader="dot" w:pos="9350"/>
            </w:tabs>
            <w:rPr>
              <w:rFonts w:eastAsiaTheme="minorEastAsia"/>
              <w:noProof/>
            </w:rPr>
          </w:pPr>
          <w:hyperlink w:anchor="_Toc497076996" w:history="1">
            <w:r w:rsidR="00A57243" w:rsidRPr="00C628F8">
              <w:rPr>
                <w:rStyle w:val="Hyperlink"/>
                <w:noProof/>
              </w:rPr>
              <w:t>System Requirements</w:t>
            </w:r>
            <w:r w:rsidR="00A57243">
              <w:rPr>
                <w:noProof/>
                <w:webHidden/>
              </w:rPr>
              <w:tab/>
            </w:r>
            <w:r w:rsidR="00A57243">
              <w:rPr>
                <w:noProof/>
                <w:webHidden/>
              </w:rPr>
              <w:fldChar w:fldCharType="begin"/>
            </w:r>
            <w:r w:rsidR="00A57243">
              <w:rPr>
                <w:noProof/>
                <w:webHidden/>
              </w:rPr>
              <w:instrText xml:space="preserve"> PAGEREF _Toc497076996 \h </w:instrText>
            </w:r>
            <w:r w:rsidR="00A57243">
              <w:rPr>
                <w:noProof/>
                <w:webHidden/>
              </w:rPr>
            </w:r>
            <w:r w:rsidR="00A57243">
              <w:rPr>
                <w:noProof/>
                <w:webHidden/>
              </w:rPr>
              <w:fldChar w:fldCharType="separate"/>
            </w:r>
            <w:r w:rsidR="00A57243">
              <w:rPr>
                <w:noProof/>
                <w:webHidden/>
              </w:rPr>
              <w:t>5</w:t>
            </w:r>
            <w:r w:rsidR="00A57243">
              <w:rPr>
                <w:noProof/>
                <w:webHidden/>
              </w:rPr>
              <w:fldChar w:fldCharType="end"/>
            </w:r>
          </w:hyperlink>
        </w:p>
        <w:p w14:paraId="75DBBDE0" w14:textId="77777777" w:rsidR="00A57243" w:rsidRDefault="003E6B16">
          <w:pPr>
            <w:pStyle w:val="TOC2"/>
            <w:tabs>
              <w:tab w:val="right" w:leader="dot" w:pos="9350"/>
            </w:tabs>
            <w:rPr>
              <w:rFonts w:eastAsiaTheme="minorEastAsia"/>
              <w:noProof/>
            </w:rPr>
          </w:pPr>
          <w:hyperlink w:anchor="_Toc497076997" w:history="1">
            <w:r w:rsidR="00A57243" w:rsidRPr="00C628F8">
              <w:rPr>
                <w:rStyle w:val="Hyperlink"/>
                <w:noProof/>
              </w:rPr>
              <w:t>Fact-Finding Methodology</w:t>
            </w:r>
            <w:r w:rsidR="00A57243">
              <w:rPr>
                <w:noProof/>
                <w:webHidden/>
              </w:rPr>
              <w:tab/>
            </w:r>
            <w:r w:rsidR="00A57243">
              <w:rPr>
                <w:noProof/>
                <w:webHidden/>
              </w:rPr>
              <w:fldChar w:fldCharType="begin"/>
            </w:r>
            <w:r w:rsidR="00A57243">
              <w:rPr>
                <w:noProof/>
                <w:webHidden/>
              </w:rPr>
              <w:instrText xml:space="preserve"> PAGEREF _Toc497076997 \h </w:instrText>
            </w:r>
            <w:r w:rsidR="00A57243">
              <w:rPr>
                <w:noProof/>
                <w:webHidden/>
              </w:rPr>
            </w:r>
            <w:r w:rsidR="00A57243">
              <w:rPr>
                <w:noProof/>
                <w:webHidden/>
              </w:rPr>
              <w:fldChar w:fldCharType="separate"/>
            </w:r>
            <w:r w:rsidR="00A57243">
              <w:rPr>
                <w:noProof/>
                <w:webHidden/>
              </w:rPr>
              <w:t>5</w:t>
            </w:r>
            <w:r w:rsidR="00A57243">
              <w:rPr>
                <w:noProof/>
                <w:webHidden/>
              </w:rPr>
              <w:fldChar w:fldCharType="end"/>
            </w:r>
          </w:hyperlink>
        </w:p>
        <w:p w14:paraId="0A10424C" w14:textId="77777777" w:rsidR="00A57243" w:rsidRDefault="003E6B16">
          <w:pPr>
            <w:pStyle w:val="TOC2"/>
            <w:tabs>
              <w:tab w:val="right" w:leader="dot" w:pos="9350"/>
            </w:tabs>
            <w:rPr>
              <w:rFonts w:eastAsiaTheme="minorEastAsia"/>
              <w:noProof/>
            </w:rPr>
          </w:pPr>
          <w:hyperlink w:anchor="_Toc497076998" w:history="1">
            <w:r w:rsidR="00A57243" w:rsidRPr="00C628F8">
              <w:rPr>
                <w:rStyle w:val="Hyperlink"/>
                <w:noProof/>
              </w:rPr>
              <w:t>Use Case Diagrams</w:t>
            </w:r>
            <w:r w:rsidR="00A57243">
              <w:rPr>
                <w:noProof/>
                <w:webHidden/>
              </w:rPr>
              <w:tab/>
            </w:r>
            <w:r w:rsidR="00A57243">
              <w:rPr>
                <w:noProof/>
                <w:webHidden/>
              </w:rPr>
              <w:fldChar w:fldCharType="begin"/>
            </w:r>
            <w:r w:rsidR="00A57243">
              <w:rPr>
                <w:noProof/>
                <w:webHidden/>
              </w:rPr>
              <w:instrText xml:space="preserve"> PAGEREF _Toc497076998 \h </w:instrText>
            </w:r>
            <w:r w:rsidR="00A57243">
              <w:rPr>
                <w:noProof/>
                <w:webHidden/>
              </w:rPr>
            </w:r>
            <w:r w:rsidR="00A57243">
              <w:rPr>
                <w:noProof/>
                <w:webHidden/>
              </w:rPr>
              <w:fldChar w:fldCharType="separate"/>
            </w:r>
            <w:r w:rsidR="00A57243">
              <w:rPr>
                <w:noProof/>
                <w:webHidden/>
              </w:rPr>
              <w:t>6</w:t>
            </w:r>
            <w:r w:rsidR="00A57243">
              <w:rPr>
                <w:noProof/>
                <w:webHidden/>
              </w:rPr>
              <w:fldChar w:fldCharType="end"/>
            </w:r>
          </w:hyperlink>
        </w:p>
        <w:p w14:paraId="2CCC2445" w14:textId="77777777" w:rsidR="00A57243" w:rsidRDefault="003E6B16">
          <w:pPr>
            <w:pStyle w:val="TOC2"/>
            <w:tabs>
              <w:tab w:val="right" w:leader="dot" w:pos="9350"/>
            </w:tabs>
            <w:rPr>
              <w:rFonts w:eastAsiaTheme="minorEastAsia"/>
              <w:noProof/>
            </w:rPr>
          </w:pPr>
          <w:hyperlink w:anchor="_Toc497076999" w:history="1">
            <w:r w:rsidR="00A57243" w:rsidRPr="00C628F8">
              <w:rPr>
                <w:rStyle w:val="Hyperlink"/>
                <w:noProof/>
              </w:rPr>
              <w:t>Use Case Descriptions</w:t>
            </w:r>
            <w:r w:rsidR="00A57243">
              <w:rPr>
                <w:noProof/>
                <w:webHidden/>
              </w:rPr>
              <w:tab/>
            </w:r>
            <w:r w:rsidR="00A57243">
              <w:rPr>
                <w:noProof/>
                <w:webHidden/>
              </w:rPr>
              <w:fldChar w:fldCharType="begin"/>
            </w:r>
            <w:r w:rsidR="00A57243">
              <w:rPr>
                <w:noProof/>
                <w:webHidden/>
              </w:rPr>
              <w:instrText xml:space="preserve"> PAGEREF _Toc497076999 \h </w:instrText>
            </w:r>
            <w:r w:rsidR="00A57243">
              <w:rPr>
                <w:noProof/>
                <w:webHidden/>
              </w:rPr>
            </w:r>
            <w:r w:rsidR="00A57243">
              <w:rPr>
                <w:noProof/>
                <w:webHidden/>
              </w:rPr>
              <w:fldChar w:fldCharType="separate"/>
            </w:r>
            <w:r w:rsidR="00A57243">
              <w:rPr>
                <w:noProof/>
                <w:webHidden/>
              </w:rPr>
              <w:t>7</w:t>
            </w:r>
            <w:r w:rsidR="00A57243">
              <w:rPr>
                <w:noProof/>
                <w:webHidden/>
              </w:rPr>
              <w:fldChar w:fldCharType="end"/>
            </w:r>
          </w:hyperlink>
        </w:p>
        <w:p w14:paraId="2E98298F" w14:textId="77777777" w:rsidR="00A57243" w:rsidRDefault="003E6B16">
          <w:pPr>
            <w:pStyle w:val="TOC3"/>
            <w:tabs>
              <w:tab w:val="right" w:leader="dot" w:pos="9350"/>
            </w:tabs>
            <w:rPr>
              <w:rFonts w:eastAsiaTheme="minorEastAsia"/>
              <w:noProof/>
            </w:rPr>
          </w:pPr>
          <w:hyperlink w:anchor="_Toc497077000" w:history="1">
            <w:r w:rsidR="00A57243" w:rsidRPr="00C628F8">
              <w:rPr>
                <w:rStyle w:val="Hyperlink"/>
                <w:noProof/>
              </w:rPr>
              <w:t>View Bay Status</w:t>
            </w:r>
            <w:r w:rsidR="00A57243">
              <w:rPr>
                <w:noProof/>
                <w:webHidden/>
              </w:rPr>
              <w:tab/>
            </w:r>
            <w:r w:rsidR="00A57243">
              <w:rPr>
                <w:noProof/>
                <w:webHidden/>
              </w:rPr>
              <w:fldChar w:fldCharType="begin"/>
            </w:r>
            <w:r w:rsidR="00A57243">
              <w:rPr>
                <w:noProof/>
                <w:webHidden/>
              </w:rPr>
              <w:instrText xml:space="preserve"> PAGEREF _Toc497077000 \h </w:instrText>
            </w:r>
            <w:r w:rsidR="00A57243">
              <w:rPr>
                <w:noProof/>
                <w:webHidden/>
              </w:rPr>
            </w:r>
            <w:r w:rsidR="00A57243">
              <w:rPr>
                <w:noProof/>
                <w:webHidden/>
              </w:rPr>
              <w:fldChar w:fldCharType="separate"/>
            </w:r>
            <w:r w:rsidR="00A57243">
              <w:rPr>
                <w:noProof/>
                <w:webHidden/>
              </w:rPr>
              <w:t>7</w:t>
            </w:r>
            <w:r w:rsidR="00A57243">
              <w:rPr>
                <w:noProof/>
                <w:webHidden/>
              </w:rPr>
              <w:fldChar w:fldCharType="end"/>
            </w:r>
          </w:hyperlink>
        </w:p>
        <w:p w14:paraId="1E7F1929" w14:textId="77777777" w:rsidR="00A57243" w:rsidRDefault="003E6B16">
          <w:pPr>
            <w:pStyle w:val="TOC3"/>
            <w:tabs>
              <w:tab w:val="right" w:leader="dot" w:pos="9350"/>
            </w:tabs>
            <w:rPr>
              <w:rFonts w:eastAsiaTheme="minorEastAsia"/>
              <w:noProof/>
            </w:rPr>
          </w:pPr>
          <w:hyperlink w:anchor="_Toc497077001" w:history="1">
            <w:r w:rsidR="00A57243" w:rsidRPr="00C628F8">
              <w:rPr>
                <w:rStyle w:val="Hyperlink"/>
                <w:noProof/>
              </w:rPr>
              <w:t>View Site Information</w:t>
            </w:r>
            <w:r w:rsidR="00A57243">
              <w:rPr>
                <w:noProof/>
                <w:webHidden/>
              </w:rPr>
              <w:tab/>
            </w:r>
            <w:r w:rsidR="00A57243">
              <w:rPr>
                <w:noProof/>
                <w:webHidden/>
              </w:rPr>
              <w:fldChar w:fldCharType="begin"/>
            </w:r>
            <w:r w:rsidR="00A57243">
              <w:rPr>
                <w:noProof/>
                <w:webHidden/>
              </w:rPr>
              <w:instrText xml:space="preserve"> PAGEREF _Toc497077001 \h </w:instrText>
            </w:r>
            <w:r w:rsidR="00A57243">
              <w:rPr>
                <w:noProof/>
                <w:webHidden/>
              </w:rPr>
            </w:r>
            <w:r w:rsidR="00A57243">
              <w:rPr>
                <w:noProof/>
                <w:webHidden/>
              </w:rPr>
              <w:fldChar w:fldCharType="separate"/>
            </w:r>
            <w:r w:rsidR="00A57243">
              <w:rPr>
                <w:noProof/>
                <w:webHidden/>
              </w:rPr>
              <w:t>7</w:t>
            </w:r>
            <w:r w:rsidR="00A57243">
              <w:rPr>
                <w:noProof/>
                <w:webHidden/>
              </w:rPr>
              <w:fldChar w:fldCharType="end"/>
            </w:r>
          </w:hyperlink>
        </w:p>
        <w:p w14:paraId="0CF4F4F1" w14:textId="77777777" w:rsidR="00A57243" w:rsidRDefault="003E6B16">
          <w:pPr>
            <w:pStyle w:val="TOC3"/>
            <w:tabs>
              <w:tab w:val="right" w:leader="dot" w:pos="9350"/>
            </w:tabs>
            <w:rPr>
              <w:rFonts w:eastAsiaTheme="minorEastAsia"/>
              <w:noProof/>
            </w:rPr>
          </w:pPr>
          <w:hyperlink w:anchor="_Toc497077002" w:history="1">
            <w:r w:rsidR="00A57243" w:rsidRPr="00C628F8">
              <w:rPr>
                <w:rStyle w:val="Hyperlink"/>
                <w:noProof/>
              </w:rPr>
              <w:t>Send Promotional Information</w:t>
            </w:r>
            <w:r w:rsidR="00A57243">
              <w:rPr>
                <w:noProof/>
                <w:webHidden/>
              </w:rPr>
              <w:tab/>
            </w:r>
            <w:r w:rsidR="00A57243">
              <w:rPr>
                <w:noProof/>
                <w:webHidden/>
              </w:rPr>
              <w:fldChar w:fldCharType="begin"/>
            </w:r>
            <w:r w:rsidR="00A57243">
              <w:rPr>
                <w:noProof/>
                <w:webHidden/>
              </w:rPr>
              <w:instrText xml:space="preserve"> PAGEREF _Toc497077002 \h </w:instrText>
            </w:r>
            <w:r w:rsidR="00A57243">
              <w:rPr>
                <w:noProof/>
                <w:webHidden/>
              </w:rPr>
            </w:r>
            <w:r w:rsidR="00A57243">
              <w:rPr>
                <w:noProof/>
                <w:webHidden/>
              </w:rPr>
              <w:fldChar w:fldCharType="separate"/>
            </w:r>
            <w:r w:rsidR="00A57243">
              <w:rPr>
                <w:noProof/>
                <w:webHidden/>
              </w:rPr>
              <w:t>7</w:t>
            </w:r>
            <w:r w:rsidR="00A57243">
              <w:rPr>
                <w:noProof/>
                <w:webHidden/>
              </w:rPr>
              <w:fldChar w:fldCharType="end"/>
            </w:r>
          </w:hyperlink>
        </w:p>
        <w:p w14:paraId="2C657A20" w14:textId="77777777" w:rsidR="00A57243" w:rsidRDefault="003E6B16">
          <w:pPr>
            <w:pStyle w:val="TOC3"/>
            <w:tabs>
              <w:tab w:val="right" w:leader="dot" w:pos="9350"/>
            </w:tabs>
            <w:rPr>
              <w:rFonts w:eastAsiaTheme="minorEastAsia"/>
              <w:noProof/>
            </w:rPr>
          </w:pPr>
          <w:hyperlink w:anchor="_Toc497077003" w:history="1">
            <w:r w:rsidR="00A57243" w:rsidRPr="00C628F8">
              <w:rPr>
                <w:rStyle w:val="Hyperlink"/>
                <w:noProof/>
              </w:rPr>
              <w:t>Change Carwash Information</w:t>
            </w:r>
            <w:r w:rsidR="00A57243">
              <w:rPr>
                <w:noProof/>
                <w:webHidden/>
              </w:rPr>
              <w:tab/>
            </w:r>
            <w:r w:rsidR="00A57243">
              <w:rPr>
                <w:noProof/>
                <w:webHidden/>
              </w:rPr>
              <w:fldChar w:fldCharType="begin"/>
            </w:r>
            <w:r w:rsidR="00A57243">
              <w:rPr>
                <w:noProof/>
                <w:webHidden/>
              </w:rPr>
              <w:instrText xml:space="preserve"> PAGEREF _Toc497077003 \h </w:instrText>
            </w:r>
            <w:r w:rsidR="00A57243">
              <w:rPr>
                <w:noProof/>
                <w:webHidden/>
              </w:rPr>
            </w:r>
            <w:r w:rsidR="00A57243">
              <w:rPr>
                <w:noProof/>
                <w:webHidden/>
              </w:rPr>
              <w:fldChar w:fldCharType="separate"/>
            </w:r>
            <w:r w:rsidR="00A57243">
              <w:rPr>
                <w:noProof/>
                <w:webHidden/>
              </w:rPr>
              <w:t>7</w:t>
            </w:r>
            <w:r w:rsidR="00A57243">
              <w:rPr>
                <w:noProof/>
                <w:webHidden/>
              </w:rPr>
              <w:fldChar w:fldCharType="end"/>
            </w:r>
          </w:hyperlink>
        </w:p>
        <w:p w14:paraId="4C0AD66C" w14:textId="77777777" w:rsidR="00A57243" w:rsidRDefault="003E6B16">
          <w:pPr>
            <w:pStyle w:val="TOC3"/>
            <w:tabs>
              <w:tab w:val="right" w:leader="dot" w:pos="9350"/>
            </w:tabs>
            <w:rPr>
              <w:rFonts w:eastAsiaTheme="minorEastAsia"/>
              <w:noProof/>
            </w:rPr>
          </w:pPr>
          <w:hyperlink w:anchor="_Toc497077004" w:history="1">
            <w:r w:rsidR="00A57243" w:rsidRPr="00C628F8">
              <w:rPr>
                <w:rStyle w:val="Hyperlink"/>
                <w:noProof/>
              </w:rPr>
              <w:t>Print Site Information</w:t>
            </w:r>
            <w:r w:rsidR="00A57243">
              <w:rPr>
                <w:noProof/>
                <w:webHidden/>
              </w:rPr>
              <w:tab/>
            </w:r>
            <w:r w:rsidR="00A57243">
              <w:rPr>
                <w:noProof/>
                <w:webHidden/>
              </w:rPr>
              <w:fldChar w:fldCharType="begin"/>
            </w:r>
            <w:r w:rsidR="00A57243">
              <w:rPr>
                <w:noProof/>
                <w:webHidden/>
              </w:rPr>
              <w:instrText xml:space="preserve"> PAGEREF _Toc497077004 \h </w:instrText>
            </w:r>
            <w:r w:rsidR="00A57243">
              <w:rPr>
                <w:noProof/>
                <w:webHidden/>
              </w:rPr>
            </w:r>
            <w:r w:rsidR="00A57243">
              <w:rPr>
                <w:noProof/>
                <w:webHidden/>
              </w:rPr>
              <w:fldChar w:fldCharType="separate"/>
            </w:r>
            <w:r w:rsidR="00A57243">
              <w:rPr>
                <w:noProof/>
                <w:webHidden/>
              </w:rPr>
              <w:t>7</w:t>
            </w:r>
            <w:r w:rsidR="00A57243">
              <w:rPr>
                <w:noProof/>
                <w:webHidden/>
              </w:rPr>
              <w:fldChar w:fldCharType="end"/>
            </w:r>
          </w:hyperlink>
        </w:p>
        <w:p w14:paraId="56D0BAEF" w14:textId="77777777" w:rsidR="00A57243" w:rsidRDefault="003E6B16">
          <w:pPr>
            <w:pStyle w:val="TOC3"/>
            <w:tabs>
              <w:tab w:val="right" w:leader="dot" w:pos="9350"/>
            </w:tabs>
            <w:rPr>
              <w:rFonts w:eastAsiaTheme="minorEastAsia"/>
              <w:noProof/>
            </w:rPr>
          </w:pPr>
          <w:hyperlink w:anchor="_Toc497077005" w:history="1">
            <w:r w:rsidR="00A57243" w:rsidRPr="00C628F8">
              <w:rPr>
                <w:rStyle w:val="Hyperlink"/>
                <w:noProof/>
              </w:rPr>
              <w:t>Create Fleet Cards</w:t>
            </w:r>
            <w:r w:rsidR="00A57243">
              <w:rPr>
                <w:noProof/>
                <w:webHidden/>
              </w:rPr>
              <w:tab/>
            </w:r>
            <w:r w:rsidR="00A57243">
              <w:rPr>
                <w:noProof/>
                <w:webHidden/>
              </w:rPr>
              <w:fldChar w:fldCharType="begin"/>
            </w:r>
            <w:r w:rsidR="00A57243">
              <w:rPr>
                <w:noProof/>
                <w:webHidden/>
              </w:rPr>
              <w:instrText xml:space="preserve"> PAGEREF _Toc497077005 \h </w:instrText>
            </w:r>
            <w:r w:rsidR="00A57243">
              <w:rPr>
                <w:noProof/>
                <w:webHidden/>
              </w:rPr>
            </w:r>
            <w:r w:rsidR="00A57243">
              <w:rPr>
                <w:noProof/>
                <w:webHidden/>
              </w:rPr>
              <w:fldChar w:fldCharType="separate"/>
            </w:r>
            <w:r w:rsidR="00A57243">
              <w:rPr>
                <w:noProof/>
                <w:webHidden/>
              </w:rPr>
              <w:t>7</w:t>
            </w:r>
            <w:r w:rsidR="00A57243">
              <w:rPr>
                <w:noProof/>
                <w:webHidden/>
              </w:rPr>
              <w:fldChar w:fldCharType="end"/>
            </w:r>
          </w:hyperlink>
        </w:p>
        <w:p w14:paraId="20A04A87" w14:textId="77777777" w:rsidR="00A57243" w:rsidRDefault="003E6B16">
          <w:pPr>
            <w:pStyle w:val="TOC3"/>
            <w:tabs>
              <w:tab w:val="right" w:leader="dot" w:pos="9350"/>
            </w:tabs>
            <w:rPr>
              <w:rFonts w:eastAsiaTheme="minorEastAsia"/>
              <w:noProof/>
            </w:rPr>
          </w:pPr>
          <w:hyperlink w:anchor="_Toc497077006" w:history="1">
            <w:r w:rsidR="00A57243" w:rsidRPr="00C628F8">
              <w:rPr>
                <w:rStyle w:val="Hyperlink"/>
                <w:noProof/>
              </w:rPr>
              <w:t>Link Fleet Cards to a Company</w:t>
            </w:r>
            <w:r w:rsidR="00A57243">
              <w:rPr>
                <w:noProof/>
                <w:webHidden/>
              </w:rPr>
              <w:tab/>
            </w:r>
            <w:r w:rsidR="00A57243">
              <w:rPr>
                <w:noProof/>
                <w:webHidden/>
              </w:rPr>
              <w:fldChar w:fldCharType="begin"/>
            </w:r>
            <w:r w:rsidR="00A57243">
              <w:rPr>
                <w:noProof/>
                <w:webHidden/>
              </w:rPr>
              <w:instrText xml:space="preserve"> PAGEREF _Toc497077006 \h </w:instrText>
            </w:r>
            <w:r w:rsidR="00A57243">
              <w:rPr>
                <w:noProof/>
                <w:webHidden/>
              </w:rPr>
            </w:r>
            <w:r w:rsidR="00A57243">
              <w:rPr>
                <w:noProof/>
                <w:webHidden/>
              </w:rPr>
              <w:fldChar w:fldCharType="separate"/>
            </w:r>
            <w:r w:rsidR="00A57243">
              <w:rPr>
                <w:noProof/>
                <w:webHidden/>
              </w:rPr>
              <w:t>7</w:t>
            </w:r>
            <w:r w:rsidR="00A57243">
              <w:rPr>
                <w:noProof/>
                <w:webHidden/>
              </w:rPr>
              <w:fldChar w:fldCharType="end"/>
            </w:r>
          </w:hyperlink>
        </w:p>
        <w:p w14:paraId="4057DF81" w14:textId="77777777" w:rsidR="00A57243" w:rsidRDefault="003E6B16">
          <w:pPr>
            <w:pStyle w:val="TOC3"/>
            <w:tabs>
              <w:tab w:val="right" w:leader="dot" w:pos="9350"/>
            </w:tabs>
            <w:rPr>
              <w:rFonts w:eastAsiaTheme="minorEastAsia"/>
              <w:noProof/>
            </w:rPr>
          </w:pPr>
          <w:hyperlink w:anchor="_Toc497077007" w:history="1">
            <w:r w:rsidR="00A57243" w:rsidRPr="00C628F8">
              <w:rPr>
                <w:rStyle w:val="Hyperlink"/>
                <w:noProof/>
              </w:rPr>
              <w:t>Create Gift Cards</w:t>
            </w:r>
            <w:r w:rsidR="00A57243">
              <w:rPr>
                <w:noProof/>
                <w:webHidden/>
              </w:rPr>
              <w:tab/>
            </w:r>
            <w:r w:rsidR="00A57243">
              <w:rPr>
                <w:noProof/>
                <w:webHidden/>
              </w:rPr>
              <w:fldChar w:fldCharType="begin"/>
            </w:r>
            <w:r w:rsidR="00A57243">
              <w:rPr>
                <w:noProof/>
                <w:webHidden/>
              </w:rPr>
              <w:instrText xml:space="preserve"> PAGEREF _Toc497077007 \h </w:instrText>
            </w:r>
            <w:r w:rsidR="00A57243">
              <w:rPr>
                <w:noProof/>
                <w:webHidden/>
              </w:rPr>
            </w:r>
            <w:r w:rsidR="00A57243">
              <w:rPr>
                <w:noProof/>
                <w:webHidden/>
              </w:rPr>
              <w:fldChar w:fldCharType="separate"/>
            </w:r>
            <w:r w:rsidR="00A57243">
              <w:rPr>
                <w:noProof/>
                <w:webHidden/>
              </w:rPr>
              <w:t>8</w:t>
            </w:r>
            <w:r w:rsidR="00A57243">
              <w:rPr>
                <w:noProof/>
                <w:webHidden/>
              </w:rPr>
              <w:fldChar w:fldCharType="end"/>
            </w:r>
          </w:hyperlink>
        </w:p>
        <w:p w14:paraId="06263620" w14:textId="77777777" w:rsidR="00A57243" w:rsidRDefault="003E6B16">
          <w:pPr>
            <w:pStyle w:val="TOC3"/>
            <w:tabs>
              <w:tab w:val="right" w:leader="dot" w:pos="9350"/>
            </w:tabs>
            <w:rPr>
              <w:rFonts w:eastAsiaTheme="minorEastAsia"/>
              <w:noProof/>
            </w:rPr>
          </w:pPr>
          <w:hyperlink w:anchor="_Toc497077008" w:history="1">
            <w:r w:rsidR="00A57243" w:rsidRPr="00C628F8">
              <w:rPr>
                <w:rStyle w:val="Hyperlink"/>
                <w:noProof/>
              </w:rPr>
              <w:t>View Cards</w:t>
            </w:r>
            <w:r w:rsidR="00A57243">
              <w:rPr>
                <w:noProof/>
                <w:webHidden/>
              </w:rPr>
              <w:tab/>
            </w:r>
            <w:r w:rsidR="00A57243">
              <w:rPr>
                <w:noProof/>
                <w:webHidden/>
              </w:rPr>
              <w:fldChar w:fldCharType="begin"/>
            </w:r>
            <w:r w:rsidR="00A57243">
              <w:rPr>
                <w:noProof/>
                <w:webHidden/>
              </w:rPr>
              <w:instrText xml:space="preserve"> PAGEREF _Toc497077008 \h </w:instrText>
            </w:r>
            <w:r w:rsidR="00A57243">
              <w:rPr>
                <w:noProof/>
                <w:webHidden/>
              </w:rPr>
            </w:r>
            <w:r w:rsidR="00A57243">
              <w:rPr>
                <w:noProof/>
                <w:webHidden/>
              </w:rPr>
              <w:fldChar w:fldCharType="separate"/>
            </w:r>
            <w:r w:rsidR="00A57243">
              <w:rPr>
                <w:noProof/>
                <w:webHidden/>
              </w:rPr>
              <w:t>8</w:t>
            </w:r>
            <w:r w:rsidR="00A57243">
              <w:rPr>
                <w:noProof/>
                <w:webHidden/>
              </w:rPr>
              <w:fldChar w:fldCharType="end"/>
            </w:r>
          </w:hyperlink>
        </w:p>
        <w:p w14:paraId="02F73070" w14:textId="77777777" w:rsidR="00A57243" w:rsidRDefault="003E6B16">
          <w:pPr>
            <w:pStyle w:val="TOC3"/>
            <w:tabs>
              <w:tab w:val="right" w:leader="dot" w:pos="9350"/>
            </w:tabs>
            <w:rPr>
              <w:rFonts w:eastAsiaTheme="minorEastAsia"/>
              <w:noProof/>
            </w:rPr>
          </w:pPr>
          <w:hyperlink w:anchor="_Toc497077009" w:history="1">
            <w:r w:rsidR="00A57243" w:rsidRPr="00C628F8">
              <w:rPr>
                <w:rStyle w:val="Hyperlink"/>
                <w:noProof/>
              </w:rPr>
              <w:t>Link Gift Card (To account)</w:t>
            </w:r>
            <w:r w:rsidR="00A57243">
              <w:rPr>
                <w:noProof/>
                <w:webHidden/>
              </w:rPr>
              <w:tab/>
            </w:r>
            <w:r w:rsidR="00A57243">
              <w:rPr>
                <w:noProof/>
                <w:webHidden/>
              </w:rPr>
              <w:fldChar w:fldCharType="begin"/>
            </w:r>
            <w:r w:rsidR="00A57243">
              <w:rPr>
                <w:noProof/>
                <w:webHidden/>
              </w:rPr>
              <w:instrText xml:space="preserve"> PAGEREF _Toc497077009 \h </w:instrText>
            </w:r>
            <w:r w:rsidR="00A57243">
              <w:rPr>
                <w:noProof/>
                <w:webHidden/>
              </w:rPr>
            </w:r>
            <w:r w:rsidR="00A57243">
              <w:rPr>
                <w:noProof/>
                <w:webHidden/>
              </w:rPr>
              <w:fldChar w:fldCharType="separate"/>
            </w:r>
            <w:r w:rsidR="00A57243">
              <w:rPr>
                <w:noProof/>
                <w:webHidden/>
              </w:rPr>
              <w:t>8</w:t>
            </w:r>
            <w:r w:rsidR="00A57243">
              <w:rPr>
                <w:noProof/>
                <w:webHidden/>
              </w:rPr>
              <w:fldChar w:fldCharType="end"/>
            </w:r>
          </w:hyperlink>
        </w:p>
        <w:p w14:paraId="6009DEC0" w14:textId="77777777" w:rsidR="00A57243" w:rsidRDefault="003E6B16">
          <w:pPr>
            <w:pStyle w:val="TOC3"/>
            <w:tabs>
              <w:tab w:val="right" w:leader="dot" w:pos="9350"/>
            </w:tabs>
            <w:rPr>
              <w:rFonts w:eastAsiaTheme="minorEastAsia"/>
              <w:noProof/>
            </w:rPr>
          </w:pPr>
          <w:hyperlink w:anchor="_Toc497077010" w:history="1">
            <w:r w:rsidR="00A57243" w:rsidRPr="00C628F8">
              <w:rPr>
                <w:rStyle w:val="Hyperlink"/>
                <w:noProof/>
              </w:rPr>
              <w:t>Register for Account</w:t>
            </w:r>
            <w:r w:rsidR="00A57243">
              <w:rPr>
                <w:noProof/>
                <w:webHidden/>
              </w:rPr>
              <w:tab/>
            </w:r>
            <w:r w:rsidR="00A57243">
              <w:rPr>
                <w:noProof/>
                <w:webHidden/>
              </w:rPr>
              <w:fldChar w:fldCharType="begin"/>
            </w:r>
            <w:r w:rsidR="00A57243">
              <w:rPr>
                <w:noProof/>
                <w:webHidden/>
              </w:rPr>
              <w:instrText xml:space="preserve"> PAGEREF _Toc497077010 \h </w:instrText>
            </w:r>
            <w:r w:rsidR="00A57243">
              <w:rPr>
                <w:noProof/>
                <w:webHidden/>
              </w:rPr>
            </w:r>
            <w:r w:rsidR="00A57243">
              <w:rPr>
                <w:noProof/>
                <w:webHidden/>
              </w:rPr>
              <w:fldChar w:fldCharType="separate"/>
            </w:r>
            <w:r w:rsidR="00A57243">
              <w:rPr>
                <w:noProof/>
                <w:webHidden/>
              </w:rPr>
              <w:t>8</w:t>
            </w:r>
            <w:r w:rsidR="00A57243">
              <w:rPr>
                <w:noProof/>
                <w:webHidden/>
              </w:rPr>
              <w:fldChar w:fldCharType="end"/>
            </w:r>
          </w:hyperlink>
        </w:p>
        <w:p w14:paraId="75B35014" w14:textId="77777777" w:rsidR="00A57243" w:rsidRDefault="003E6B16">
          <w:pPr>
            <w:pStyle w:val="TOC3"/>
            <w:tabs>
              <w:tab w:val="right" w:leader="dot" w:pos="9350"/>
            </w:tabs>
            <w:rPr>
              <w:rFonts w:eastAsiaTheme="minorEastAsia"/>
              <w:noProof/>
            </w:rPr>
          </w:pPr>
          <w:hyperlink w:anchor="_Toc497077011" w:history="1">
            <w:r w:rsidR="00A57243" w:rsidRPr="00C628F8">
              <w:rPr>
                <w:rStyle w:val="Hyperlink"/>
                <w:noProof/>
              </w:rPr>
              <w:t>Create Webpage and Database</w:t>
            </w:r>
            <w:r w:rsidR="00A57243">
              <w:rPr>
                <w:noProof/>
                <w:webHidden/>
              </w:rPr>
              <w:tab/>
            </w:r>
            <w:r w:rsidR="00A57243">
              <w:rPr>
                <w:noProof/>
                <w:webHidden/>
              </w:rPr>
              <w:fldChar w:fldCharType="begin"/>
            </w:r>
            <w:r w:rsidR="00A57243">
              <w:rPr>
                <w:noProof/>
                <w:webHidden/>
              </w:rPr>
              <w:instrText xml:space="preserve"> PAGEREF _Toc497077011 \h </w:instrText>
            </w:r>
            <w:r w:rsidR="00A57243">
              <w:rPr>
                <w:noProof/>
                <w:webHidden/>
              </w:rPr>
            </w:r>
            <w:r w:rsidR="00A57243">
              <w:rPr>
                <w:noProof/>
                <w:webHidden/>
              </w:rPr>
              <w:fldChar w:fldCharType="separate"/>
            </w:r>
            <w:r w:rsidR="00A57243">
              <w:rPr>
                <w:noProof/>
                <w:webHidden/>
              </w:rPr>
              <w:t>8</w:t>
            </w:r>
            <w:r w:rsidR="00A57243">
              <w:rPr>
                <w:noProof/>
                <w:webHidden/>
              </w:rPr>
              <w:fldChar w:fldCharType="end"/>
            </w:r>
          </w:hyperlink>
        </w:p>
        <w:p w14:paraId="7B14086C" w14:textId="77777777" w:rsidR="00A57243" w:rsidRDefault="003E6B16">
          <w:pPr>
            <w:pStyle w:val="TOC3"/>
            <w:tabs>
              <w:tab w:val="right" w:leader="dot" w:pos="9350"/>
            </w:tabs>
            <w:rPr>
              <w:rFonts w:eastAsiaTheme="minorEastAsia"/>
              <w:noProof/>
            </w:rPr>
          </w:pPr>
          <w:hyperlink w:anchor="_Toc497077012" w:history="1">
            <w:r w:rsidR="00A57243" w:rsidRPr="00C628F8">
              <w:rPr>
                <w:rStyle w:val="Hyperlink"/>
                <w:noProof/>
              </w:rPr>
              <w:t>Send Automated Fleet Card Invoice (Monthly)</w:t>
            </w:r>
            <w:r w:rsidR="00A57243">
              <w:rPr>
                <w:noProof/>
                <w:webHidden/>
              </w:rPr>
              <w:tab/>
            </w:r>
            <w:r w:rsidR="00A57243">
              <w:rPr>
                <w:noProof/>
                <w:webHidden/>
              </w:rPr>
              <w:fldChar w:fldCharType="begin"/>
            </w:r>
            <w:r w:rsidR="00A57243">
              <w:rPr>
                <w:noProof/>
                <w:webHidden/>
              </w:rPr>
              <w:instrText xml:space="preserve"> PAGEREF _Toc497077012 \h </w:instrText>
            </w:r>
            <w:r w:rsidR="00A57243">
              <w:rPr>
                <w:noProof/>
                <w:webHidden/>
              </w:rPr>
            </w:r>
            <w:r w:rsidR="00A57243">
              <w:rPr>
                <w:noProof/>
                <w:webHidden/>
              </w:rPr>
              <w:fldChar w:fldCharType="separate"/>
            </w:r>
            <w:r w:rsidR="00A57243">
              <w:rPr>
                <w:noProof/>
                <w:webHidden/>
              </w:rPr>
              <w:t>8</w:t>
            </w:r>
            <w:r w:rsidR="00A57243">
              <w:rPr>
                <w:noProof/>
                <w:webHidden/>
              </w:rPr>
              <w:fldChar w:fldCharType="end"/>
            </w:r>
          </w:hyperlink>
        </w:p>
        <w:p w14:paraId="4A940C7F" w14:textId="77777777" w:rsidR="00A57243" w:rsidRDefault="003E6B16">
          <w:pPr>
            <w:pStyle w:val="TOC3"/>
            <w:tabs>
              <w:tab w:val="right" w:leader="dot" w:pos="9350"/>
            </w:tabs>
            <w:rPr>
              <w:rFonts w:eastAsiaTheme="minorEastAsia"/>
              <w:noProof/>
            </w:rPr>
          </w:pPr>
          <w:hyperlink w:anchor="_Toc497077013" w:history="1">
            <w:r w:rsidR="00A57243" w:rsidRPr="00C628F8">
              <w:rPr>
                <w:rStyle w:val="Hyperlink"/>
                <w:noProof/>
              </w:rPr>
              <w:t>Select State for Login</w:t>
            </w:r>
            <w:r w:rsidR="00A57243">
              <w:rPr>
                <w:noProof/>
                <w:webHidden/>
              </w:rPr>
              <w:tab/>
            </w:r>
            <w:r w:rsidR="00A57243">
              <w:rPr>
                <w:noProof/>
                <w:webHidden/>
              </w:rPr>
              <w:fldChar w:fldCharType="begin"/>
            </w:r>
            <w:r w:rsidR="00A57243">
              <w:rPr>
                <w:noProof/>
                <w:webHidden/>
              </w:rPr>
              <w:instrText xml:space="preserve"> PAGEREF _Toc497077013 \h </w:instrText>
            </w:r>
            <w:r w:rsidR="00A57243">
              <w:rPr>
                <w:noProof/>
                <w:webHidden/>
              </w:rPr>
            </w:r>
            <w:r w:rsidR="00A57243">
              <w:rPr>
                <w:noProof/>
                <w:webHidden/>
              </w:rPr>
              <w:fldChar w:fldCharType="separate"/>
            </w:r>
            <w:r w:rsidR="00A57243">
              <w:rPr>
                <w:noProof/>
                <w:webHidden/>
              </w:rPr>
              <w:t>8</w:t>
            </w:r>
            <w:r w:rsidR="00A57243">
              <w:rPr>
                <w:noProof/>
                <w:webHidden/>
              </w:rPr>
              <w:fldChar w:fldCharType="end"/>
            </w:r>
          </w:hyperlink>
        </w:p>
        <w:p w14:paraId="2CB04851" w14:textId="77777777" w:rsidR="00A57243" w:rsidRDefault="003E6B16">
          <w:pPr>
            <w:pStyle w:val="TOC2"/>
            <w:tabs>
              <w:tab w:val="right" w:leader="dot" w:pos="9350"/>
            </w:tabs>
            <w:rPr>
              <w:rFonts w:eastAsiaTheme="minorEastAsia"/>
              <w:noProof/>
            </w:rPr>
          </w:pPr>
          <w:hyperlink w:anchor="_Toc497077014" w:history="1">
            <w:r w:rsidR="00A57243" w:rsidRPr="00C628F8">
              <w:rPr>
                <w:rStyle w:val="Hyperlink"/>
                <w:noProof/>
              </w:rPr>
              <w:t>Class Diagram</w:t>
            </w:r>
            <w:r w:rsidR="00A57243">
              <w:rPr>
                <w:noProof/>
                <w:webHidden/>
              </w:rPr>
              <w:tab/>
            </w:r>
            <w:r w:rsidR="00A57243">
              <w:rPr>
                <w:noProof/>
                <w:webHidden/>
              </w:rPr>
              <w:fldChar w:fldCharType="begin"/>
            </w:r>
            <w:r w:rsidR="00A57243">
              <w:rPr>
                <w:noProof/>
                <w:webHidden/>
              </w:rPr>
              <w:instrText xml:space="preserve"> PAGEREF _Toc497077014 \h </w:instrText>
            </w:r>
            <w:r w:rsidR="00A57243">
              <w:rPr>
                <w:noProof/>
                <w:webHidden/>
              </w:rPr>
            </w:r>
            <w:r w:rsidR="00A57243">
              <w:rPr>
                <w:noProof/>
                <w:webHidden/>
              </w:rPr>
              <w:fldChar w:fldCharType="separate"/>
            </w:r>
            <w:r w:rsidR="00A57243">
              <w:rPr>
                <w:noProof/>
                <w:webHidden/>
              </w:rPr>
              <w:t>9</w:t>
            </w:r>
            <w:r w:rsidR="00A57243">
              <w:rPr>
                <w:noProof/>
                <w:webHidden/>
              </w:rPr>
              <w:fldChar w:fldCharType="end"/>
            </w:r>
          </w:hyperlink>
        </w:p>
        <w:p w14:paraId="01D31FA6" w14:textId="738C3AFE" w:rsidR="00A57243" w:rsidRDefault="00A57243">
          <w:pPr>
            <w:pStyle w:val="TOC2"/>
            <w:tabs>
              <w:tab w:val="right" w:leader="dot" w:pos="9350"/>
            </w:tabs>
            <w:rPr>
              <w:rFonts w:eastAsiaTheme="minorEastAsia"/>
              <w:noProof/>
            </w:rPr>
          </w:pPr>
          <w:r>
            <w:rPr>
              <w:rStyle w:val="Hyperlink"/>
              <w:noProof/>
            </w:rPr>
            <w:t>S</w:t>
          </w:r>
          <w:hyperlink w:anchor="_Toc497077015" w:history="1">
            <w:r>
              <w:rPr>
                <w:noProof/>
                <w:webHidden/>
              </w:rPr>
              <w:tab/>
            </w:r>
            <w:r>
              <w:rPr>
                <w:noProof/>
                <w:webHidden/>
              </w:rPr>
              <w:fldChar w:fldCharType="begin"/>
            </w:r>
            <w:r>
              <w:rPr>
                <w:noProof/>
                <w:webHidden/>
              </w:rPr>
              <w:instrText xml:space="preserve"> PAGEREF _Toc497077015 \h </w:instrText>
            </w:r>
            <w:r>
              <w:rPr>
                <w:noProof/>
                <w:webHidden/>
              </w:rPr>
            </w:r>
            <w:r>
              <w:rPr>
                <w:noProof/>
                <w:webHidden/>
              </w:rPr>
              <w:fldChar w:fldCharType="separate"/>
            </w:r>
            <w:r>
              <w:rPr>
                <w:noProof/>
                <w:webHidden/>
              </w:rPr>
              <w:t>10</w:t>
            </w:r>
            <w:r>
              <w:rPr>
                <w:noProof/>
                <w:webHidden/>
              </w:rPr>
              <w:fldChar w:fldCharType="end"/>
            </w:r>
          </w:hyperlink>
        </w:p>
        <w:p w14:paraId="1B71DD14" w14:textId="77777777" w:rsidR="00A57243" w:rsidRDefault="003E6B16">
          <w:pPr>
            <w:pStyle w:val="TOC2"/>
            <w:tabs>
              <w:tab w:val="right" w:leader="dot" w:pos="9350"/>
            </w:tabs>
            <w:rPr>
              <w:rFonts w:eastAsiaTheme="minorEastAsia"/>
              <w:noProof/>
            </w:rPr>
          </w:pPr>
          <w:hyperlink w:anchor="_Toc497077016" w:history="1">
            <w:r w:rsidR="00A57243" w:rsidRPr="00C628F8">
              <w:rPr>
                <w:rStyle w:val="Hyperlink"/>
                <w:noProof/>
              </w:rPr>
              <w:t>Sequence Diagram</w:t>
            </w:r>
            <w:r w:rsidR="00A57243">
              <w:rPr>
                <w:noProof/>
                <w:webHidden/>
              </w:rPr>
              <w:tab/>
            </w:r>
            <w:r w:rsidR="00A57243">
              <w:rPr>
                <w:noProof/>
                <w:webHidden/>
              </w:rPr>
              <w:fldChar w:fldCharType="begin"/>
            </w:r>
            <w:r w:rsidR="00A57243">
              <w:rPr>
                <w:noProof/>
                <w:webHidden/>
              </w:rPr>
              <w:instrText xml:space="preserve"> PAGEREF _Toc497077016 \h </w:instrText>
            </w:r>
            <w:r w:rsidR="00A57243">
              <w:rPr>
                <w:noProof/>
                <w:webHidden/>
              </w:rPr>
            </w:r>
            <w:r w:rsidR="00A57243">
              <w:rPr>
                <w:noProof/>
                <w:webHidden/>
              </w:rPr>
              <w:fldChar w:fldCharType="separate"/>
            </w:r>
            <w:r w:rsidR="00A57243">
              <w:rPr>
                <w:noProof/>
                <w:webHidden/>
              </w:rPr>
              <w:t>10</w:t>
            </w:r>
            <w:r w:rsidR="00A57243">
              <w:rPr>
                <w:noProof/>
                <w:webHidden/>
              </w:rPr>
              <w:fldChar w:fldCharType="end"/>
            </w:r>
          </w:hyperlink>
        </w:p>
        <w:p w14:paraId="7A3AFD77" w14:textId="77777777" w:rsidR="00A57243" w:rsidRDefault="003E6B16">
          <w:pPr>
            <w:pStyle w:val="TOC2"/>
            <w:tabs>
              <w:tab w:val="right" w:leader="dot" w:pos="9350"/>
            </w:tabs>
            <w:rPr>
              <w:rFonts w:eastAsiaTheme="minorEastAsia"/>
              <w:noProof/>
            </w:rPr>
          </w:pPr>
          <w:hyperlink w:anchor="_Toc497077017" w:history="1">
            <w:r w:rsidR="00A57243" w:rsidRPr="00C628F8">
              <w:rPr>
                <w:rStyle w:val="Hyperlink"/>
                <w:noProof/>
              </w:rPr>
              <w:t>Non-functional Requirements</w:t>
            </w:r>
            <w:r w:rsidR="00A57243">
              <w:rPr>
                <w:noProof/>
                <w:webHidden/>
              </w:rPr>
              <w:tab/>
            </w:r>
            <w:r w:rsidR="00A57243">
              <w:rPr>
                <w:noProof/>
                <w:webHidden/>
              </w:rPr>
              <w:fldChar w:fldCharType="begin"/>
            </w:r>
            <w:r w:rsidR="00A57243">
              <w:rPr>
                <w:noProof/>
                <w:webHidden/>
              </w:rPr>
              <w:instrText xml:space="preserve"> PAGEREF _Toc497077017 \h </w:instrText>
            </w:r>
            <w:r w:rsidR="00A57243">
              <w:rPr>
                <w:noProof/>
                <w:webHidden/>
              </w:rPr>
            </w:r>
            <w:r w:rsidR="00A57243">
              <w:rPr>
                <w:noProof/>
                <w:webHidden/>
              </w:rPr>
              <w:fldChar w:fldCharType="separate"/>
            </w:r>
            <w:r w:rsidR="00A57243">
              <w:rPr>
                <w:noProof/>
                <w:webHidden/>
              </w:rPr>
              <w:t>10</w:t>
            </w:r>
            <w:r w:rsidR="00A57243">
              <w:rPr>
                <w:noProof/>
                <w:webHidden/>
              </w:rPr>
              <w:fldChar w:fldCharType="end"/>
            </w:r>
          </w:hyperlink>
        </w:p>
        <w:p w14:paraId="441AADB9" w14:textId="77777777" w:rsidR="00A57243" w:rsidRDefault="003E6B16">
          <w:pPr>
            <w:pStyle w:val="TOC2"/>
            <w:tabs>
              <w:tab w:val="right" w:leader="dot" w:pos="9350"/>
            </w:tabs>
            <w:rPr>
              <w:rFonts w:eastAsiaTheme="minorEastAsia"/>
              <w:noProof/>
            </w:rPr>
          </w:pPr>
          <w:hyperlink w:anchor="_Toc497077018" w:history="1">
            <w:r w:rsidR="00A57243" w:rsidRPr="00C628F8">
              <w:rPr>
                <w:rStyle w:val="Hyperlink"/>
                <w:noProof/>
              </w:rPr>
              <w:t>System Interface Requirements</w:t>
            </w:r>
            <w:r w:rsidR="00A57243">
              <w:rPr>
                <w:noProof/>
                <w:webHidden/>
              </w:rPr>
              <w:tab/>
            </w:r>
            <w:r w:rsidR="00A57243">
              <w:rPr>
                <w:noProof/>
                <w:webHidden/>
              </w:rPr>
              <w:fldChar w:fldCharType="begin"/>
            </w:r>
            <w:r w:rsidR="00A57243">
              <w:rPr>
                <w:noProof/>
                <w:webHidden/>
              </w:rPr>
              <w:instrText xml:space="preserve"> PAGEREF _Toc497077018 \h </w:instrText>
            </w:r>
            <w:r w:rsidR="00A57243">
              <w:rPr>
                <w:noProof/>
                <w:webHidden/>
              </w:rPr>
            </w:r>
            <w:r w:rsidR="00A57243">
              <w:rPr>
                <w:noProof/>
                <w:webHidden/>
              </w:rPr>
              <w:fldChar w:fldCharType="separate"/>
            </w:r>
            <w:r w:rsidR="00A57243">
              <w:rPr>
                <w:noProof/>
                <w:webHidden/>
              </w:rPr>
              <w:t>10</w:t>
            </w:r>
            <w:r w:rsidR="00A57243">
              <w:rPr>
                <w:noProof/>
                <w:webHidden/>
              </w:rPr>
              <w:fldChar w:fldCharType="end"/>
            </w:r>
          </w:hyperlink>
        </w:p>
        <w:p w14:paraId="4E8776D6" w14:textId="77777777" w:rsidR="00A57243" w:rsidRDefault="003E6B16">
          <w:pPr>
            <w:pStyle w:val="TOC2"/>
            <w:tabs>
              <w:tab w:val="right" w:leader="dot" w:pos="9350"/>
            </w:tabs>
            <w:rPr>
              <w:rFonts w:eastAsiaTheme="minorEastAsia"/>
              <w:noProof/>
            </w:rPr>
          </w:pPr>
          <w:hyperlink w:anchor="_Toc497077019" w:history="1">
            <w:r w:rsidR="00A57243" w:rsidRPr="00C628F8">
              <w:rPr>
                <w:rStyle w:val="Hyperlink"/>
                <w:noProof/>
              </w:rPr>
              <w:t>Maintainability and Administration Requirements</w:t>
            </w:r>
            <w:r w:rsidR="00A57243">
              <w:rPr>
                <w:noProof/>
                <w:webHidden/>
              </w:rPr>
              <w:tab/>
            </w:r>
            <w:r w:rsidR="00A57243">
              <w:rPr>
                <w:noProof/>
                <w:webHidden/>
              </w:rPr>
              <w:fldChar w:fldCharType="begin"/>
            </w:r>
            <w:r w:rsidR="00A57243">
              <w:rPr>
                <w:noProof/>
                <w:webHidden/>
              </w:rPr>
              <w:instrText xml:space="preserve"> PAGEREF _Toc497077019 \h </w:instrText>
            </w:r>
            <w:r w:rsidR="00A57243">
              <w:rPr>
                <w:noProof/>
                <w:webHidden/>
              </w:rPr>
            </w:r>
            <w:r w:rsidR="00A57243">
              <w:rPr>
                <w:noProof/>
                <w:webHidden/>
              </w:rPr>
              <w:fldChar w:fldCharType="separate"/>
            </w:r>
            <w:r w:rsidR="00A57243">
              <w:rPr>
                <w:noProof/>
                <w:webHidden/>
              </w:rPr>
              <w:t>11</w:t>
            </w:r>
            <w:r w:rsidR="00A57243">
              <w:rPr>
                <w:noProof/>
                <w:webHidden/>
              </w:rPr>
              <w:fldChar w:fldCharType="end"/>
            </w:r>
          </w:hyperlink>
        </w:p>
        <w:p w14:paraId="3DE6C769" w14:textId="77777777" w:rsidR="00A57243" w:rsidRDefault="003E6B16">
          <w:pPr>
            <w:pStyle w:val="TOC2"/>
            <w:tabs>
              <w:tab w:val="right" w:leader="dot" w:pos="9350"/>
            </w:tabs>
            <w:rPr>
              <w:rFonts w:eastAsiaTheme="minorEastAsia"/>
              <w:noProof/>
            </w:rPr>
          </w:pPr>
          <w:hyperlink w:anchor="_Toc497077020" w:history="1">
            <w:r w:rsidR="00A57243" w:rsidRPr="00C628F8">
              <w:rPr>
                <w:rStyle w:val="Hyperlink"/>
                <w:noProof/>
              </w:rPr>
              <w:t>Usability Requirements</w:t>
            </w:r>
            <w:r w:rsidR="00A57243">
              <w:rPr>
                <w:noProof/>
                <w:webHidden/>
              </w:rPr>
              <w:tab/>
            </w:r>
            <w:r w:rsidR="00A57243">
              <w:rPr>
                <w:noProof/>
                <w:webHidden/>
              </w:rPr>
              <w:fldChar w:fldCharType="begin"/>
            </w:r>
            <w:r w:rsidR="00A57243">
              <w:rPr>
                <w:noProof/>
                <w:webHidden/>
              </w:rPr>
              <w:instrText xml:space="preserve"> PAGEREF _Toc497077020 \h </w:instrText>
            </w:r>
            <w:r w:rsidR="00A57243">
              <w:rPr>
                <w:noProof/>
                <w:webHidden/>
              </w:rPr>
            </w:r>
            <w:r w:rsidR="00A57243">
              <w:rPr>
                <w:noProof/>
                <w:webHidden/>
              </w:rPr>
              <w:fldChar w:fldCharType="separate"/>
            </w:r>
            <w:r w:rsidR="00A57243">
              <w:rPr>
                <w:noProof/>
                <w:webHidden/>
              </w:rPr>
              <w:t>11</w:t>
            </w:r>
            <w:r w:rsidR="00A57243">
              <w:rPr>
                <w:noProof/>
                <w:webHidden/>
              </w:rPr>
              <w:fldChar w:fldCharType="end"/>
            </w:r>
          </w:hyperlink>
        </w:p>
        <w:p w14:paraId="597CCE8D" w14:textId="77777777" w:rsidR="00A57243" w:rsidRDefault="003E6B16">
          <w:pPr>
            <w:pStyle w:val="TOC1"/>
            <w:tabs>
              <w:tab w:val="right" w:leader="dot" w:pos="9350"/>
            </w:tabs>
            <w:rPr>
              <w:rFonts w:eastAsiaTheme="minorEastAsia"/>
              <w:noProof/>
            </w:rPr>
          </w:pPr>
          <w:hyperlink w:anchor="_Toc497077021" w:history="1">
            <w:r w:rsidR="00A57243" w:rsidRPr="00C628F8">
              <w:rPr>
                <w:rStyle w:val="Hyperlink"/>
                <w:noProof/>
              </w:rPr>
              <w:t>Project Management</w:t>
            </w:r>
            <w:r w:rsidR="00A57243">
              <w:rPr>
                <w:noProof/>
                <w:webHidden/>
              </w:rPr>
              <w:tab/>
            </w:r>
            <w:r w:rsidR="00A57243">
              <w:rPr>
                <w:noProof/>
                <w:webHidden/>
              </w:rPr>
              <w:fldChar w:fldCharType="begin"/>
            </w:r>
            <w:r w:rsidR="00A57243">
              <w:rPr>
                <w:noProof/>
                <w:webHidden/>
              </w:rPr>
              <w:instrText xml:space="preserve"> PAGEREF _Toc497077021 \h </w:instrText>
            </w:r>
            <w:r w:rsidR="00A57243">
              <w:rPr>
                <w:noProof/>
                <w:webHidden/>
              </w:rPr>
            </w:r>
            <w:r w:rsidR="00A57243">
              <w:rPr>
                <w:noProof/>
                <w:webHidden/>
              </w:rPr>
              <w:fldChar w:fldCharType="separate"/>
            </w:r>
            <w:r w:rsidR="00A57243">
              <w:rPr>
                <w:noProof/>
                <w:webHidden/>
              </w:rPr>
              <w:t>11</w:t>
            </w:r>
            <w:r w:rsidR="00A57243">
              <w:rPr>
                <w:noProof/>
                <w:webHidden/>
              </w:rPr>
              <w:fldChar w:fldCharType="end"/>
            </w:r>
          </w:hyperlink>
        </w:p>
        <w:p w14:paraId="240CD509" w14:textId="77777777" w:rsidR="00A57243" w:rsidRDefault="003E6B16">
          <w:pPr>
            <w:pStyle w:val="TOC2"/>
            <w:tabs>
              <w:tab w:val="right" w:leader="dot" w:pos="9350"/>
            </w:tabs>
            <w:rPr>
              <w:rFonts w:eastAsiaTheme="minorEastAsia"/>
              <w:noProof/>
            </w:rPr>
          </w:pPr>
          <w:hyperlink w:anchor="_Toc497077022" w:history="1">
            <w:r w:rsidR="00A57243" w:rsidRPr="00C628F8">
              <w:rPr>
                <w:rStyle w:val="Hyperlink"/>
                <w:noProof/>
              </w:rPr>
              <w:t>Schedule</w:t>
            </w:r>
            <w:r w:rsidR="00A57243">
              <w:rPr>
                <w:noProof/>
                <w:webHidden/>
              </w:rPr>
              <w:tab/>
            </w:r>
            <w:r w:rsidR="00A57243">
              <w:rPr>
                <w:noProof/>
                <w:webHidden/>
              </w:rPr>
              <w:fldChar w:fldCharType="begin"/>
            </w:r>
            <w:r w:rsidR="00A57243">
              <w:rPr>
                <w:noProof/>
                <w:webHidden/>
              </w:rPr>
              <w:instrText xml:space="preserve"> PAGEREF _Toc497077022 \h </w:instrText>
            </w:r>
            <w:r w:rsidR="00A57243">
              <w:rPr>
                <w:noProof/>
                <w:webHidden/>
              </w:rPr>
            </w:r>
            <w:r w:rsidR="00A57243">
              <w:rPr>
                <w:noProof/>
                <w:webHidden/>
              </w:rPr>
              <w:fldChar w:fldCharType="separate"/>
            </w:r>
            <w:r w:rsidR="00A57243">
              <w:rPr>
                <w:noProof/>
                <w:webHidden/>
              </w:rPr>
              <w:t>11</w:t>
            </w:r>
            <w:r w:rsidR="00A57243">
              <w:rPr>
                <w:noProof/>
                <w:webHidden/>
              </w:rPr>
              <w:fldChar w:fldCharType="end"/>
            </w:r>
          </w:hyperlink>
        </w:p>
        <w:p w14:paraId="1B557DA2" w14:textId="77777777" w:rsidR="00A57243" w:rsidRDefault="003E6B16">
          <w:pPr>
            <w:pStyle w:val="TOC2"/>
            <w:tabs>
              <w:tab w:val="right" w:leader="dot" w:pos="9350"/>
            </w:tabs>
            <w:rPr>
              <w:rFonts w:eastAsiaTheme="minorEastAsia"/>
              <w:noProof/>
            </w:rPr>
          </w:pPr>
          <w:hyperlink w:anchor="_Toc497077023" w:history="1">
            <w:r w:rsidR="00A57243" w:rsidRPr="00C628F8">
              <w:rPr>
                <w:rStyle w:val="Hyperlink"/>
                <w:noProof/>
              </w:rPr>
              <w:t>Team Configuration</w:t>
            </w:r>
            <w:r w:rsidR="00A57243">
              <w:rPr>
                <w:noProof/>
                <w:webHidden/>
              </w:rPr>
              <w:tab/>
            </w:r>
            <w:r w:rsidR="00A57243">
              <w:rPr>
                <w:noProof/>
                <w:webHidden/>
              </w:rPr>
              <w:fldChar w:fldCharType="begin"/>
            </w:r>
            <w:r w:rsidR="00A57243">
              <w:rPr>
                <w:noProof/>
                <w:webHidden/>
              </w:rPr>
              <w:instrText xml:space="preserve"> PAGEREF _Toc497077023 \h </w:instrText>
            </w:r>
            <w:r w:rsidR="00A57243">
              <w:rPr>
                <w:noProof/>
                <w:webHidden/>
              </w:rPr>
            </w:r>
            <w:r w:rsidR="00A57243">
              <w:rPr>
                <w:noProof/>
                <w:webHidden/>
              </w:rPr>
              <w:fldChar w:fldCharType="separate"/>
            </w:r>
            <w:r w:rsidR="00A57243">
              <w:rPr>
                <w:noProof/>
                <w:webHidden/>
              </w:rPr>
              <w:t>11</w:t>
            </w:r>
            <w:r w:rsidR="00A57243">
              <w:rPr>
                <w:noProof/>
                <w:webHidden/>
              </w:rPr>
              <w:fldChar w:fldCharType="end"/>
            </w:r>
          </w:hyperlink>
        </w:p>
        <w:p w14:paraId="39C16EA4" w14:textId="77777777" w:rsidR="00A57243" w:rsidRDefault="003E6B16">
          <w:pPr>
            <w:pStyle w:val="TOC2"/>
            <w:tabs>
              <w:tab w:val="right" w:leader="dot" w:pos="9350"/>
            </w:tabs>
            <w:rPr>
              <w:rFonts w:eastAsiaTheme="minorEastAsia"/>
              <w:noProof/>
            </w:rPr>
          </w:pPr>
          <w:hyperlink w:anchor="_Toc497077024" w:history="1">
            <w:r w:rsidR="00A57243" w:rsidRPr="00C628F8">
              <w:rPr>
                <w:rStyle w:val="Hyperlink"/>
                <w:noProof/>
              </w:rPr>
              <w:t>Project Standards and Procedures</w:t>
            </w:r>
            <w:r w:rsidR="00A57243">
              <w:rPr>
                <w:noProof/>
                <w:webHidden/>
              </w:rPr>
              <w:tab/>
            </w:r>
            <w:r w:rsidR="00A57243">
              <w:rPr>
                <w:noProof/>
                <w:webHidden/>
              </w:rPr>
              <w:fldChar w:fldCharType="begin"/>
            </w:r>
            <w:r w:rsidR="00A57243">
              <w:rPr>
                <w:noProof/>
                <w:webHidden/>
              </w:rPr>
              <w:instrText xml:space="preserve"> PAGEREF _Toc497077024 \h </w:instrText>
            </w:r>
            <w:r w:rsidR="00A57243">
              <w:rPr>
                <w:noProof/>
                <w:webHidden/>
              </w:rPr>
            </w:r>
            <w:r w:rsidR="00A57243">
              <w:rPr>
                <w:noProof/>
                <w:webHidden/>
              </w:rPr>
              <w:fldChar w:fldCharType="separate"/>
            </w:r>
            <w:r w:rsidR="00A57243">
              <w:rPr>
                <w:noProof/>
                <w:webHidden/>
              </w:rPr>
              <w:t>11</w:t>
            </w:r>
            <w:r w:rsidR="00A57243">
              <w:rPr>
                <w:noProof/>
                <w:webHidden/>
              </w:rPr>
              <w:fldChar w:fldCharType="end"/>
            </w:r>
          </w:hyperlink>
        </w:p>
        <w:p w14:paraId="4CBE6BA9" w14:textId="77777777" w:rsidR="00A57243" w:rsidRDefault="003E6B16">
          <w:pPr>
            <w:pStyle w:val="TOC1"/>
            <w:tabs>
              <w:tab w:val="right" w:leader="dot" w:pos="9350"/>
            </w:tabs>
            <w:rPr>
              <w:rFonts w:eastAsiaTheme="minorEastAsia"/>
              <w:noProof/>
            </w:rPr>
          </w:pPr>
          <w:hyperlink w:anchor="_Toc497077025" w:history="1">
            <w:r w:rsidR="00A57243" w:rsidRPr="00C628F8">
              <w:rPr>
                <w:rStyle w:val="Hyperlink"/>
                <w:noProof/>
              </w:rPr>
              <w:t>Glossary</w:t>
            </w:r>
            <w:r w:rsidR="00A57243">
              <w:rPr>
                <w:noProof/>
                <w:webHidden/>
              </w:rPr>
              <w:tab/>
            </w:r>
            <w:r w:rsidR="00A57243">
              <w:rPr>
                <w:noProof/>
                <w:webHidden/>
              </w:rPr>
              <w:fldChar w:fldCharType="begin"/>
            </w:r>
            <w:r w:rsidR="00A57243">
              <w:rPr>
                <w:noProof/>
                <w:webHidden/>
              </w:rPr>
              <w:instrText xml:space="preserve"> PAGEREF _Toc497077025 \h </w:instrText>
            </w:r>
            <w:r w:rsidR="00A57243">
              <w:rPr>
                <w:noProof/>
                <w:webHidden/>
              </w:rPr>
            </w:r>
            <w:r w:rsidR="00A57243">
              <w:rPr>
                <w:noProof/>
                <w:webHidden/>
              </w:rPr>
              <w:fldChar w:fldCharType="separate"/>
            </w:r>
            <w:r w:rsidR="00A57243">
              <w:rPr>
                <w:noProof/>
                <w:webHidden/>
              </w:rPr>
              <w:t>11</w:t>
            </w:r>
            <w:r w:rsidR="00A57243">
              <w:rPr>
                <w:noProof/>
                <w:webHidden/>
              </w:rPr>
              <w:fldChar w:fldCharType="end"/>
            </w:r>
          </w:hyperlink>
        </w:p>
        <w:p w14:paraId="40350351" w14:textId="77777777" w:rsidR="00A57243" w:rsidRDefault="003E6B16">
          <w:pPr>
            <w:pStyle w:val="TOC1"/>
            <w:tabs>
              <w:tab w:val="right" w:leader="dot" w:pos="9350"/>
            </w:tabs>
            <w:rPr>
              <w:rFonts w:eastAsiaTheme="minorEastAsia"/>
              <w:noProof/>
            </w:rPr>
          </w:pPr>
          <w:hyperlink w:anchor="_Toc497077026" w:history="1">
            <w:r w:rsidR="00A57243" w:rsidRPr="00C628F8">
              <w:rPr>
                <w:rStyle w:val="Hyperlink"/>
                <w:noProof/>
              </w:rPr>
              <w:t>Index</w:t>
            </w:r>
            <w:r w:rsidR="00A57243">
              <w:rPr>
                <w:noProof/>
                <w:webHidden/>
              </w:rPr>
              <w:tab/>
            </w:r>
            <w:r w:rsidR="00A57243">
              <w:rPr>
                <w:noProof/>
                <w:webHidden/>
              </w:rPr>
              <w:fldChar w:fldCharType="begin"/>
            </w:r>
            <w:r w:rsidR="00A57243">
              <w:rPr>
                <w:noProof/>
                <w:webHidden/>
              </w:rPr>
              <w:instrText xml:space="preserve"> PAGEREF _Toc497077026 \h </w:instrText>
            </w:r>
            <w:r w:rsidR="00A57243">
              <w:rPr>
                <w:noProof/>
                <w:webHidden/>
              </w:rPr>
            </w:r>
            <w:r w:rsidR="00A57243">
              <w:rPr>
                <w:noProof/>
                <w:webHidden/>
              </w:rPr>
              <w:fldChar w:fldCharType="separate"/>
            </w:r>
            <w:r w:rsidR="00A57243">
              <w:rPr>
                <w:noProof/>
                <w:webHidden/>
              </w:rPr>
              <w:t>11</w:t>
            </w:r>
            <w:r w:rsidR="00A57243">
              <w:rPr>
                <w:noProof/>
                <w:webHidden/>
              </w:rPr>
              <w:fldChar w:fldCharType="end"/>
            </w:r>
          </w:hyperlink>
        </w:p>
        <w:p w14:paraId="4CCD1ADC" w14:textId="77777777" w:rsidR="00A57243" w:rsidRDefault="003E6B16">
          <w:pPr>
            <w:pStyle w:val="TOC1"/>
            <w:tabs>
              <w:tab w:val="right" w:leader="dot" w:pos="9350"/>
            </w:tabs>
            <w:rPr>
              <w:rFonts w:eastAsiaTheme="minorEastAsia"/>
              <w:noProof/>
            </w:rPr>
          </w:pPr>
          <w:hyperlink w:anchor="_Toc497077027" w:history="1">
            <w:r w:rsidR="00A57243" w:rsidRPr="00C628F8">
              <w:rPr>
                <w:rStyle w:val="Hyperlink"/>
                <w:noProof/>
              </w:rPr>
              <w:t>Bibliography</w:t>
            </w:r>
            <w:r w:rsidR="00A57243">
              <w:rPr>
                <w:noProof/>
                <w:webHidden/>
              </w:rPr>
              <w:tab/>
            </w:r>
            <w:r w:rsidR="00A57243">
              <w:rPr>
                <w:noProof/>
                <w:webHidden/>
              </w:rPr>
              <w:fldChar w:fldCharType="begin"/>
            </w:r>
            <w:r w:rsidR="00A57243">
              <w:rPr>
                <w:noProof/>
                <w:webHidden/>
              </w:rPr>
              <w:instrText xml:space="preserve"> PAGEREF _Toc497077027 \h </w:instrText>
            </w:r>
            <w:r w:rsidR="00A57243">
              <w:rPr>
                <w:noProof/>
                <w:webHidden/>
              </w:rPr>
            </w:r>
            <w:r w:rsidR="00A57243">
              <w:rPr>
                <w:noProof/>
                <w:webHidden/>
              </w:rPr>
              <w:fldChar w:fldCharType="separate"/>
            </w:r>
            <w:r w:rsidR="00A57243">
              <w:rPr>
                <w:noProof/>
                <w:webHidden/>
              </w:rPr>
              <w:t>11</w:t>
            </w:r>
            <w:r w:rsidR="00A57243">
              <w:rPr>
                <w:noProof/>
                <w:webHidden/>
              </w:rPr>
              <w:fldChar w:fldCharType="end"/>
            </w:r>
          </w:hyperlink>
        </w:p>
        <w:p w14:paraId="720B9035" w14:textId="1A7795BD" w:rsidR="00AC1725" w:rsidRDefault="00E74650" w:rsidP="00AC1725">
          <w:r>
            <w:rPr>
              <w:b/>
              <w:bCs/>
              <w:noProof/>
            </w:rPr>
            <w:fldChar w:fldCharType="end"/>
          </w:r>
        </w:p>
      </w:sdtContent>
    </w:sdt>
    <w:p w14:paraId="282C4AB5" w14:textId="585DE68A" w:rsidR="000F1440" w:rsidRPr="000F1440" w:rsidRDefault="000F1440" w:rsidP="000F1440">
      <w:pPr>
        <w:pStyle w:val="Heading1"/>
      </w:pPr>
      <w:bookmarkStart w:id="1" w:name="_Toc497076977"/>
      <w:r>
        <w:t>Table of Figures</w:t>
      </w:r>
      <w:bookmarkEnd w:id="1"/>
    </w:p>
    <w:p w14:paraId="371A6275" w14:textId="77777777" w:rsidR="005B04EA" w:rsidRDefault="00B74AC4">
      <w:pPr>
        <w:pStyle w:val="TableofFigures"/>
        <w:tabs>
          <w:tab w:val="right" w:leader="dot" w:pos="9350"/>
        </w:tabs>
        <w:rPr>
          <w:ins w:id="2" w:author="Cole" w:date="2017-10-29T21:40:00Z"/>
          <w:rFonts w:eastAsiaTheme="minorEastAsia"/>
          <w:noProof/>
        </w:rPr>
      </w:pPr>
      <w:r>
        <w:fldChar w:fldCharType="begin"/>
      </w:r>
      <w:r>
        <w:instrText xml:space="preserve"> TOC \c "Figure" </w:instrText>
      </w:r>
      <w:r>
        <w:fldChar w:fldCharType="separate"/>
      </w:r>
      <w:ins w:id="3" w:author="Cole" w:date="2017-10-29T21:40:00Z">
        <w:r w:rsidR="005B04EA">
          <w:rPr>
            <w:noProof/>
          </w:rPr>
          <w:t>Figure 1 - Exacta Creation System Use Case Diagram</w:t>
        </w:r>
        <w:r w:rsidR="005B04EA">
          <w:rPr>
            <w:noProof/>
          </w:rPr>
          <w:tab/>
        </w:r>
        <w:r w:rsidR="005B04EA">
          <w:rPr>
            <w:noProof/>
          </w:rPr>
          <w:fldChar w:fldCharType="begin"/>
        </w:r>
        <w:r w:rsidR="005B04EA">
          <w:rPr>
            <w:noProof/>
          </w:rPr>
          <w:instrText xml:space="preserve"> PAGEREF _Toc497076531 \h </w:instrText>
        </w:r>
      </w:ins>
      <w:r w:rsidR="005B04EA">
        <w:rPr>
          <w:noProof/>
        </w:rPr>
      </w:r>
      <w:r w:rsidR="005B04EA">
        <w:rPr>
          <w:noProof/>
        </w:rPr>
        <w:fldChar w:fldCharType="separate"/>
      </w:r>
      <w:ins w:id="4" w:author="Cole" w:date="2017-10-29T21:40:00Z">
        <w:r w:rsidR="005B04EA">
          <w:rPr>
            <w:noProof/>
          </w:rPr>
          <w:t>6</w:t>
        </w:r>
        <w:r w:rsidR="005B04EA">
          <w:rPr>
            <w:noProof/>
          </w:rPr>
          <w:fldChar w:fldCharType="end"/>
        </w:r>
      </w:ins>
    </w:p>
    <w:p w14:paraId="0A3FE605" w14:textId="77777777" w:rsidR="005B04EA" w:rsidRDefault="005B04EA">
      <w:pPr>
        <w:pStyle w:val="TableofFigures"/>
        <w:tabs>
          <w:tab w:val="right" w:leader="dot" w:pos="9350"/>
        </w:tabs>
        <w:rPr>
          <w:ins w:id="5" w:author="Cole" w:date="2017-10-29T21:40:00Z"/>
          <w:rFonts w:eastAsiaTheme="minorEastAsia"/>
          <w:noProof/>
        </w:rPr>
      </w:pPr>
      <w:ins w:id="6" w:author="Cole" w:date="2017-10-29T21:40:00Z">
        <w:r>
          <w:rPr>
            <w:noProof/>
          </w:rPr>
          <w:t>Figure 2 - Site Information System Use Case Diagram</w:t>
        </w:r>
        <w:r>
          <w:rPr>
            <w:noProof/>
          </w:rPr>
          <w:tab/>
        </w:r>
        <w:r>
          <w:rPr>
            <w:noProof/>
          </w:rPr>
          <w:fldChar w:fldCharType="begin"/>
        </w:r>
        <w:r>
          <w:rPr>
            <w:noProof/>
          </w:rPr>
          <w:instrText xml:space="preserve"> PAGEREF _Toc497076532 \h </w:instrText>
        </w:r>
      </w:ins>
      <w:r>
        <w:rPr>
          <w:noProof/>
        </w:rPr>
      </w:r>
      <w:r>
        <w:rPr>
          <w:noProof/>
        </w:rPr>
        <w:fldChar w:fldCharType="separate"/>
      </w:r>
      <w:ins w:id="7" w:author="Cole" w:date="2017-10-29T21:40:00Z">
        <w:r>
          <w:rPr>
            <w:noProof/>
          </w:rPr>
          <w:t>6</w:t>
        </w:r>
        <w:r>
          <w:rPr>
            <w:noProof/>
          </w:rPr>
          <w:fldChar w:fldCharType="end"/>
        </w:r>
      </w:ins>
    </w:p>
    <w:p w14:paraId="5067F42E" w14:textId="77777777" w:rsidR="005B04EA" w:rsidRDefault="005B04EA">
      <w:pPr>
        <w:pStyle w:val="TableofFigures"/>
        <w:tabs>
          <w:tab w:val="right" w:leader="dot" w:pos="9350"/>
        </w:tabs>
        <w:rPr>
          <w:ins w:id="8" w:author="Cole" w:date="2017-10-29T21:40:00Z"/>
          <w:rFonts w:eastAsiaTheme="minorEastAsia"/>
          <w:noProof/>
        </w:rPr>
      </w:pPr>
      <w:ins w:id="9" w:author="Cole" w:date="2017-10-29T21:40:00Z">
        <w:r>
          <w:rPr>
            <w:noProof/>
          </w:rPr>
          <w:t>Figure 3- UML Class Diagram</w:t>
        </w:r>
        <w:r>
          <w:rPr>
            <w:noProof/>
          </w:rPr>
          <w:tab/>
        </w:r>
        <w:r>
          <w:rPr>
            <w:noProof/>
          </w:rPr>
          <w:fldChar w:fldCharType="begin"/>
        </w:r>
        <w:r>
          <w:rPr>
            <w:noProof/>
          </w:rPr>
          <w:instrText xml:space="preserve"> PAGEREF _Toc497076533 \h </w:instrText>
        </w:r>
      </w:ins>
      <w:r>
        <w:rPr>
          <w:noProof/>
        </w:rPr>
      </w:r>
      <w:r>
        <w:rPr>
          <w:noProof/>
        </w:rPr>
        <w:fldChar w:fldCharType="separate"/>
      </w:r>
      <w:ins w:id="10" w:author="Cole" w:date="2017-10-29T21:40:00Z">
        <w:r>
          <w:rPr>
            <w:noProof/>
          </w:rPr>
          <w:t>9</w:t>
        </w:r>
        <w:r>
          <w:rPr>
            <w:noProof/>
          </w:rPr>
          <w:fldChar w:fldCharType="end"/>
        </w:r>
      </w:ins>
    </w:p>
    <w:p w14:paraId="3F0F628D" w14:textId="77777777" w:rsidR="005B04EA" w:rsidRDefault="005B04EA">
      <w:pPr>
        <w:pStyle w:val="TableofFigures"/>
        <w:tabs>
          <w:tab w:val="right" w:leader="dot" w:pos="9350"/>
        </w:tabs>
        <w:rPr>
          <w:ins w:id="11" w:author="Cole" w:date="2017-10-29T21:40:00Z"/>
          <w:rFonts w:eastAsiaTheme="minorEastAsia"/>
          <w:noProof/>
        </w:rPr>
      </w:pPr>
      <w:ins w:id="12" w:author="Cole" w:date="2017-10-29T21:40:00Z">
        <w:r>
          <w:rPr>
            <w:noProof/>
          </w:rPr>
          <w:t>Figure 4 - Sequence for Creating a New Gift Card</w:t>
        </w:r>
        <w:r>
          <w:rPr>
            <w:noProof/>
          </w:rPr>
          <w:tab/>
        </w:r>
        <w:r>
          <w:rPr>
            <w:noProof/>
          </w:rPr>
          <w:fldChar w:fldCharType="begin"/>
        </w:r>
        <w:r>
          <w:rPr>
            <w:noProof/>
          </w:rPr>
          <w:instrText xml:space="preserve"> PAGEREF _Toc497076534 \h </w:instrText>
        </w:r>
      </w:ins>
      <w:r>
        <w:rPr>
          <w:noProof/>
        </w:rPr>
      </w:r>
      <w:r>
        <w:rPr>
          <w:noProof/>
        </w:rPr>
        <w:fldChar w:fldCharType="separate"/>
      </w:r>
      <w:ins w:id="13" w:author="Cole" w:date="2017-10-29T21:40:00Z">
        <w:r>
          <w:rPr>
            <w:noProof/>
          </w:rPr>
          <w:t>10</w:t>
        </w:r>
        <w:r>
          <w:rPr>
            <w:noProof/>
          </w:rPr>
          <w:fldChar w:fldCharType="end"/>
        </w:r>
      </w:ins>
    </w:p>
    <w:p w14:paraId="4C448CE5" w14:textId="77777777" w:rsidR="005B04EA" w:rsidRDefault="005B04EA">
      <w:pPr>
        <w:pStyle w:val="TableofFigures"/>
        <w:tabs>
          <w:tab w:val="right" w:leader="dot" w:pos="9350"/>
        </w:tabs>
        <w:rPr>
          <w:ins w:id="14" w:author="Cole" w:date="2017-10-29T21:40:00Z"/>
          <w:rFonts w:eastAsiaTheme="minorEastAsia"/>
          <w:noProof/>
        </w:rPr>
      </w:pPr>
      <w:ins w:id="15" w:author="Cole" w:date="2017-10-29T21:40:00Z">
        <w:r>
          <w:rPr>
            <w:noProof/>
          </w:rPr>
          <w:t>Figure 5 - Sequence Linking a Gift Card to an Account</w:t>
        </w:r>
        <w:r>
          <w:rPr>
            <w:noProof/>
          </w:rPr>
          <w:tab/>
        </w:r>
        <w:r>
          <w:rPr>
            <w:noProof/>
          </w:rPr>
          <w:fldChar w:fldCharType="begin"/>
        </w:r>
        <w:r>
          <w:rPr>
            <w:noProof/>
          </w:rPr>
          <w:instrText xml:space="preserve"> PAGEREF _Toc497076535 \h </w:instrText>
        </w:r>
      </w:ins>
      <w:r>
        <w:rPr>
          <w:noProof/>
        </w:rPr>
      </w:r>
      <w:r>
        <w:rPr>
          <w:noProof/>
        </w:rPr>
        <w:fldChar w:fldCharType="separate"/>
      </w:r>
      <w:ins w:id="16" w:author="Cole" w:date="2017-10-29T21:40:00Z">
        <w:r>
          <w:rPr>
            <w:noProof/>
          </w:rPr>
          <w:t>10</w:t>
        </w:r>
        <w:r>
          <w:rPr>
            <w:noProof/>
          </w:rPr>
          <w:fldChar w:fldCharType="end"/>
        </w:r>
      </w:ins>
    </w:p>
    <w:p w14:paraId="24A2075F" w14:textId="77777777" w:rsidR="000F1440" w:rsidDel="005B04EA" w:rsidRDefault="000F1440">
      <w:pPr>
        <w:pStyle w:val="TableofFigures"/>
        <w:tabs>
          <w:tab w:val="right" w:leader="dot" w:pos="9350"/>
        </w:tabs>
        <w:rPr>
          <w:del w:id="17" w:author="Cole" w:date="2017-10-29T21:40:00Z"/>
          <w:rFonts w:eastAsiaTheme="minorEastAsia"/>
          <w:noProof/>
        </w:rPr>
      </w:pPr>
      <w:del w:id="18" w:author="Cole" w:date="2017-10-29T21:40:00Z">
        <w:r w:rsidDel="005B04EA">
          <w:rPr>
            <w:noProof/>
          </w:rPr>
          <w:delText>Figure 1 - Exacta Creation System Use Case Diagram</w:delText>
        </w:r>
        <w:r w:rsidDel="005B04EA">
          <w:rPr>
            <w:noProof/>
          </w:rPr>
          <w:tab/>
          <w:delText>6</w:delText>
        </w:r>
      </w:del>
    </w:p>
    <w:p w14:paraId="770182C7" w14:textId="77777777" w:rsidR="000F1440" w:rsidDel="005B04EA" w:rsidRDefault="000F1440">
      <w:pPr>
        <w:pStyle w:val="TableofFigures"/>
        <w:tabs>
          <w:tab w:val="right" w:leader="dot" w:pos="9350"/>
        </w:tabs>
        <w:rPr>
          <w:del w:id="19" w:author="Cole" w:date="2017-10-29T21:40:00Z"/>
          <w:rFonts w:eastAsiaTheme="minorEastAsia"/>
          <w:noProof/>
        </w:rPr>
      </w:pPr>
      <w:del w:id="20" w:author="Cole" w:date="2017-10-29T21:40:00Z">
        <w:r w:rsidDel="005B04EA">
          <w:rPr>
            <w:noProof/>
          </w:rPr>
          <w:delText>Figure 2 - Site Information System Use Case Diagram</w:delText>
        </w:r>
        <w:r w:rsidDel="005B04EA">
          <w:rPr>
            <w:noProof/>
          </w:rPr>
          <w:tab/>
          <w:delText>6</w:delText>
        </w:r>
      </w:del>
    </w:p>
    <w:p w14:paraId="10030023" w14:textId="77777777" w:rsidR="000F1440" w:rsidDel="005B04EA" w:rsidRDefault="000F1440">
      <w:pPr>
        <w:pStyle w:val="TableofFigures"/>
        <w:tabs>
          <w:tab w:val="right" w:leader="dot" w:pos="9350"/>
        </w:tabs>
        <w:rPr>
          <w:del w:id="21" w:author="Cole" w:date="2017-10-29T21:40:00Z"/>
          <w:rFonts w:eastAsiaTheme="minorEastAsia"/>
          <w:noProof/>
        </w:rPr>
      </w:pPr>
      <w:del w:id="22" w:author="Cole" w:date="2017-10-29T21:40:00Z">
        <w:r w:rsidDel="005B04EA">
          <w:rPr>
            <w:noProof/>
          </w:rPr>
          <w:delText>Figure 3- UML Class Diagram</w:delText>
        </w:r>
        <w:r w:rsidDel="005B04EA">
          <w:rPr>
            <w:noProof/>
          </w:rPr>
          <w:tab/>
          <w:delText>9</w:delText>
        </w:r>
      </w:del>
    </w:p>
    <w:p w14:paraId="566E804E" w14:textId="02AB833F" w:rsidR="4D6EA7CB" w:rsidRDefault="00B74AC4" w:rsidP="1875032E">
      <w:pPr>
        <w:pStyle w:val="Heading1"/>
      </w:pPr>
      <w:r>
        <w:fldChar w:fldCharType="end"/>
      </w:r>
      <w:bookmarkStart w:id="23" w:name="_Toc497076978"/>
      <w:r w:rsidR="6A68B570">
        <w:t>Preface</w:t>
      </w:r>
      <w:bookmarkEnd w:id="23"/>
    </w:p>
    <w:p w14:paraId="01C460B9" w14:textId="4FCA08F8" w:rsidR="0BACB9A6" w:rsidRDefault="0BACB9A6" w:rsidP="0BACB9A6">
      <w:pPr>
        <w:pStyle w:val="Heading2"/>
      </w:pPr>
      <w:bookmarkStart w:id="24" w:name="_Toc497076979"/>
      <w:r w:rsidRPr="0BACB9A6">
        <w:t>Purpose of Document</w:t>
      </w:r>
      <w:bookmarkEnd w:id="24"/>
    </w:p>
    <w:p w14:paraId="4388146E" w14:textId="77AFC62D" w:rsidR="06D8872F" w:rsidRDefault="06D8872F" w:rsidP="06D8872F">
      <w:pPr>
        <w:ind w:firstLine="720"/>
      </w:pPr>
      <w:r w:rsidRPr="06D8872F">
        <w:t>The purpose of this document is to outline the system requirements for the information management system to be created for Exact One Limited. In this document a detailed list of requirements and descriptions will be discussed about the systems scope, technical requirements, client requirements, project management, and the process of gathering the information required.</w:t>
      </w:r>
    </w:p>
    <w:p w14:paraId="70733D54" w14:textId="5222D03E" w:rsidR="4D6EA7CB" w:rsidRDefault="4D6EA7CB" w:rsidP="4D6EA7CB">
      <w:pPr>
        <w:pStyle w:val="Heading2"/>
      </w:pPr>
      <w:bookmarkStart w:id="25" w:name="_Toc497076980"/>
      <w:r w:rsidRPr="4D6EA7CB">
        <w:t>Documentation Standards</w:t>
      </w:r>
      <w:bookmarkEnd w:id="25"/>
    </w:p>
    <w:p w14:paraId="0A9C1806" w14:textId="64929673" w:rsidR="4D6EA7CB" w:rsidRDefault="6A68B570" w:rsidP="6A68B570">
      <w:pPr>
        <w:ind w:left="360"/>
      </w:pPr>
      <w:r>
        <w:t>The fonts used in this document are as follows:</w:t>
      </w:r>
    </w:p>
    <w:p w14:paraId="3574E100" w14:textId="4CB21E70" w:rsidR="4D6EA7CB" w:rsidRDefault="6A68B570" w:rsidP="6A68B570">
      <w:pPr>
        <w:pStyle w:val="Heading1"/>
        <w:ind w:firstLine="720"/>
      </w:pPr>
      <w:bookmarkStart w:id="26" w:name="_Toc497076981"/>
      <w:r>
        <w:lastRenderedPageBreak/>
        <w:t>Headings</w:t>
      </w:r>
      <w:bookmarkEnd w:id="26"/>
    </w:p>
    <w:p w14:paraId="28E6A698" w14:textId="78C9707F" w:rsidR="4D6EA7CB" w:rsidRDefault="6A68B570" w:rsidP="00853F49">
      <w:pPr>
        <w:pStyle w:val="ListParagraph"/>
        <w:numPr>
          <w:ilvl w:val="1"/>
          <w:numId w:val="7"/>
        </w:numPr>
      </w:pPr>
      <w:r w:rsidRPr="6A68B570">
        <w:t>Heading 1 in styles</w:t>
      </w:r>
    </w:p>
    <w:p w14:paraId="5D71D1C7" w14:textId="11DEFBBA" w:rsidR="4D6EA7CB" w:rsidRDefault="6A68B570" w:rsidP="6A68B570">
      <w:pPr>
        <w:pStyle w:val="Heading2"/>
        <w:ind w:firstLine="720"/>
      </w:pPr>
      <w:bookmarkStart w:id="27" w:name="_Toc497076982"/>
      <w:r>
        <w:t>Sub-Headings</w:t>
      </w:r>
      <w:bookmarkEnd w:id="27"/>
    </w:p>
    <w:p w14:paraId="35BBD97B" w14:textId="215F3D8C" w:rsidR="4D6EA7CB" w:rsidRDefault="6A68B570" w:rsidP="00853F49">
      <w:pPr>
        <w:pStyle w:val="ListParagraph"/>
        <w:numPr>
          <w:ilvl w:val="1"/>
          <w:numId w:val="6"/>
        </w:numPr>
      </w:pPr>
      <w:r>
        <w:t>Heading 2 in styles</w:t>
      </w:r>
    </w:p>
    <w:p w14:paraId="05EE0084" w14:textId="119FC9F5" w:rsidR="4D6EA7CB" w:rsidRDefault="6A68B570" w:rsidP="6A68B570">
      <w:pPr>
        <w:pStyle w:val="Heading3"/>
        <w:ind w:firstLine="720"/>
      </w:pPr>
      <w:bookmarkStart w:id="28" w:name="_Toc497076983"/>
      <w:r>
        <w:t>Sub-Sub Headings</w:t>
      </w:r>
      <w:bookmarkEnd w:id="28"/>
    </w:p>
    <w:p w14:paraId="35BD49CE" w14:textId="2DF34518" w:rsidR="4D6EA7CB" w:rsidRDefault="6A68B570" w:rsidP="00853F49">
      <w:pPr>
        <w:pStyle w:val="ListParagraph"/>
        <w:numPr>
          <w:ilvl w:val="1"/>
          <w:numId w:val="5"/>
        </w:numPr>
      </w:pPr>
      <w:r>
        <w:t>Heading 3 in styles</w:t>
      </w:r>
    </w:p>
    <w:p w14:paraId="2D51610A" w14:textId="45CE39F3" w:rsidR="4D6EA7CB" w:rsidRDefault="6A68B570" w:rsidP="6A68B570">
      <w:pPr>
        <w:ind w:firstLine="720"/>
      </w:pPr>
      <w:r>
        <w:t>Paragraphs</w:t>
      </w:r>
    </w:p>
    <w:p w14:paraId="44194089" w14:textId="52618C96" w:rsidR="4D6EA7CB" w:rsidRDefault="6A68B570" w:rsidP="00853F49">
      <w:pPr>
        <w:pStyle w:val="ListParagraph"/>
        <w:numPr>
          <w:ilvl w:val="1"/>
          <w:numId w:val="4"/>
        </w:numPr>
      </w:pPr>
      <w:r>
        <w:t>Normal in styles</w:t>
      </w:r>
    </w:p>
    <w:p w14:paraId="41A9886B" w14:textId="4881D0D8" w:rsidR="4D6EA7CB" w:rsidRDefault="6A68B570" w:rsidP="00853F49">
      <w:pPr>
        <w:pStyle w:val="ListParagraph"/>
        <w:numPr>
          <w:ilvl w:val="1"/>
          <w:numId w:val="4"/>
        </w:numPr>
      </w:pPr>
      <w:r>
        <w:t>Will be indented from the heading above</w:t>
      </w:r>
    </w:p>
    <w:p w14:paraId="74F45A86" w14:textId="7BFF20BB" w:rsidR="4D6EA7CB" w:rsidRDefault="6A68B570" w:rsidP="6A68B570">
      <w:pPr>
        <w:ind w:left="720"/>
        <w:rPr>
          <w:rFonts w:ascii="Courier New" w:eastAsia="Courier New" w:hAnsi="Courier New" w:cs="Courier New"/>
        </w:rPr>
      </w:pPr>
      <w:r w:rsidRPr="6A68B570">
        <w:rPr>
          <w:rFonts w:ascii="Courier New" w:eastAsia="Courier New" w:hAnsi="Courier New" w:cs="Courier New"/>
        </w:rPr>
        <w:t>Code</w:t>
      </w:r>
    </w:p>
    <w:p w14:paraId="4D47D571" w14:textId="09A3DC20" w:rsidR="4D6EA7CB" w:rsidRPr="009F5906" w:rsidRDefault="6A68B570" w:rsidP="6A68B570">
      <w:pPr>
        <w:ind w:left="720"/>
        <w:rPr>
          <w:rFonts w:ascii="Courier New" w:eastAsia="Courier New" w:hAnsi="Courier New" w:cs="Courier New"/>
          <w:i/>
        </w:rPr>
      </w:pPr>
      <w:r w:rsidRPr="6A68B570">
        <w:rPr>
          <w:rFonts w:ascii="Courier New" w:eastAsia="Courier New" w:hAnsi="Courier New" w:cs="Courier New"/>
          <w:i/>
          <w:iCs/>
        </w:rPr>
        <w:t>//Comments</w:t>
      </w:r>
    </w:p>
    <w:p w14:paraId="5021EEB4" w14:textId="543AAC2F" w:rsidR="4D6EA7CB" w:rsidRDefault="6A68B570" w:rsidP="00853F49">
      <w:pPr>
        <w:pStyle w:val="ListParagraph"/>
        <w:numPr>
          <w:ilvl w:val="1"/>
          <w:numId w:val="2"/>
        </w:numPr>
      </w:pPr>
      <w:r w:rsidRPr="6A68B570">
        <w:t>Same font as code</w:t>
      </w:r>
    </w:p>
    <w:p w14:paraId="78A6CC65" w14:textId="3328ED5A" w:rsidR="4D6EA7CB" w:rsidRDefault="6A68B570" w:rsidP="00853F49">
      <w:pPr>
        <w:pStyle w:val="ListParagraph"/>
        <w:numPr>
          <w:ilvl w:val="1"/>
          <w:numId w:val="3"/>
        </w:numPr>
      </w:pPr>
      <w:r w:rsidRPr="6A68B570">
        <w:t>Will start with "//" (two forward slashes)</w:t>
      </w:r>
    </w:p>
    <w:p w14:paraId="432BAE1C" w14:textId="56E45707" w:rsidR="4D6EA7CB" w:rsidRDefault="6A68B570" w:rsidP="00853F49">
      <w:pPr>
        <w:pStyle w:val="ListParagraph"/>
        <w:numPr>
          <w:ilvl w:val="1"/>
          <w:numId w:val="3"/>
        </w:numPr>
      </w:pPr>
      <w:r w:rsidRPr="6A68B570">
        <w:t>Italicized</w:t>
      </w:r>
    </w:p>
    <w:p w14:paraId="3523C080" w14:textId="29289C84" w:rsidR="4D6EA7CB" w:rsidRDefault="1875032E" w:rsidP="4D6EA7CB">
      <w:pPr>
        <w:pStyle w:val="Heading1"/>
      </w:pPr>
      <w:bookmarkStart w:id="29" w:name="_Toc497076984"/>
      <w:r>
        <w:t>User Requirements</w:t>
      </w:r>
      <w:bookmarkEnd w:id="29"/>
    </w:p>
    <w:p w14:paraId="7FCFB16A" w14:textId="528C828F" w:rsidR="1875032E" w:rsidRDefault="1875032E" w:rsidP="1875032E">
      <w:pPr>
        <w:pStyle w:val="Heading2"/>
      </w:pPr>
      <w:bookmarkStart w:id="30" w:name="_Toc497076985"/>
      <w:r w:rsidRPr="1875032E">
        <w:t>Business Overview and Objectives</w:t>
      </w:r>
      <w:bookmarkEnd w:id="30"/>
    </w:p>
    <w:p w14:paraId="4E92CF87" w14:textId="1AC6994E" w:rsidR="06D8872F" w:rsidRDefault="06D8872F" w:rsidP="06D8872F">
      <w:pPr>
        <w:ind w:firstLine="720"/>
      </w:pPr>
      <w:r w:rsidRPr="06D8872F">
        <w:t>Exacta</w:t>
      </w:r>
      <w:r w:rsidR="00AC1725">
        <w:t>’</w:t>
      </w:r>
      <w:r w:rsidRPr="06D8872F">
        <w:t>s mission is to provide electronic control systems for companies in the Car Wash and Other industries. Their purpose is to provide creative and efficient system solutions that maximize revenue for our customers. Their products run the simplest to the largest and most complex sites in operation today.</w:t>
      </w:r>
      <w:sdt>
        <w:sdtPr>
          <w:id w:val="-623006180"/>
          <w:citation/>
        </w:sdtPr>
        <w:sdtEndPr/>
        <w:sdtContent>
          <w:r w:rsidR="00BE4BE7">
            <w:fldChar w:fldCharType="begin"/>
          </w:r>
          <w:r w:rsidR="00BE4BE7">
            <w:instrText xml:space="preserve"> CITATION Exa \l 1033 </w:instrText>
          </w:r>
          <w:r w:rsidR="00BE4BE7">
            <w:fldChar w:fldCharType="separate"/>
          </w:r>
          <w:r w:rsidR="00BE4BE7">
            <w:rPr>
              <w:noProof/>
            </w:rPr>
            <w:t xml:space="preserve"> </w:t>
          </w:r>
          <w:r w:rsidR="00BE4BE7" w:rsidRPr="00BE4BE7">
            <w:rPr>
              <w:noProof/>
            </w:rPr>
            <w:t>[1]</w:t>
          </w:r>
          <w:r w:rsidR="00BE4BE7">
            <w:fldChar w:fldCharType="end"/>
          </w:r>
        </w:sdtContent>
      </w:sdt>
    </w:p>
    <w:p w14:paraId="67F57252" w14:textId="2FE46D97" w:rsidR="4D6EA7CB" w:rsidRDefault="4D6EA7CB" w:rsidP="4D6EA7CB">
      <w:pPr>
        <w:pStyle w:val="Heading2"/>
      </w:pPr>
      <w:bookmarkStart w:id="31" w:name="_Toc497076986"/>
      <w:r w:rsidRPr="4D6EA7CB">
        <w:t>Project Overview</w:t>
      </w:r>
      <w:bookmarkEnd w:id="31"/>
    </w:p>
    <w:p w14:paraId="61A0645F" w14:textId="1C7B9423" w:rsidR="1A663451" w:rsidRDefault="1A663451" w:rsidP="1A663451">
      <w:pPr>
        <w:ind w:firstLine="720"/>
      </w:pPr>
      <w:r w:rsidRPr="1A663451">
        <w:t>The purpose of this project is to create an information management system for Exacta’s (Exact One Limited) customers whom will be referred to as clients.  The system will allow the owners (clients) of a car wash or multiple car wash sites to login into a web application to view site information.</w:t>
      </w:r>
    </w:p>
    <w:p w14:paraId="533A2B85" w14:textId="190A80F6" w:rsidR="1A663451" w:rsidRDefault="1A663451" w:rsidP="1A663451">
      <w:pPr>
        <w:ind w:firstLine="720"/>
      </w:pPr>
      <w:r w:rsidRPr="1A663451">
        <w:t xml:space="preserve">This dashboard of information will include transaction summaries of the car wash site, the amount of vehicles using the wash site, and the type of washes being purchased. The dashboard will allow for more specific information about each car wash bay. The client will also be able to view and manage information regarding fleet account cards for potential customers. </w:t>
      </w:r>
    </w:p>
    <w:p w14:paraId="62B6800C" w14:textId="1B83E820" w:rsidR="1A663451" w:rsidRDefault="1A663451" w:rsidP="1A663451">
      <w:pPr>
        <w:ind w:firstLine="720"/>
      </w:pPr>
      <w:r w:rsidRPr="1A663451">
        <w:t>These fleet account cards, also referred to as gift cards, will be unique to a potential customer of a wash site. These cards can be created, updated, and tracked with this system. Allowing the clients to view which wash customers are using, their transaction history, balance, and the ability to create a new card or delete a current one.</w:t>
      </w:r>
    </w:p>
    <w:p w14:paraId="185B5F84" w14:textId="4C844E31" w:rsidR="1A663451" w:rsidRDefault="1A663451" w:rsidP="1A663451">
      <w:pPr>
        <w:ind w:firstLine="720"/>
      </w:pPr>
      <w:r w:rsidRPr="1A663451">
        <w:t xml:space="preserve">The dashboard will also have different levels of security and access. Managers will login with a higher level of credentials then an employee. The difference being what information is viewed and what systems can be changed. For example, a manager will be able to login into the site, and be able to </w:t>
      </w:r>
      <w:r w:rsidRPr="1A663451">
        <w:lastRenderedPageBreak/>
        <w:t>change the pricing on a specific car wash, effectively changing what is shown on all Exacta devices on site. Exacta will have full access to the system if any setup is required for the potential client.</w:t>
      </w:r>
    </w:p>
    <w:p w14:paraId="14F1601A" w14:textId="39B32C9D" w:rsidR="1A663451" w:rsidRDefault="1A663451" w:rsidP="1A663451">
      <w:pPr>
        <w:ind w:firstLine="720"/>
      </w:pPr>
      <w:r w:rsidRPr="1A663451">
        <w:t>In order for a client to access this information management system, they must first register with Exact One Limited, at which time their site(s) and information will be added to the system.</w:t>
      </w:r>
    </w:p>
    <w:p w14:paraId="27B02F6B" w14:textId="4C09CE93" w:rsidR="4D6EA7CB" w:rsidRDefault="0BACB9A6" w:rsidP="027AAA03">
      <w:pPr>
        <w:pStyle w:val="Heading2"/>
      </w:pPr>
      <w:bookmarkStart w:id="32" w:name="_Toc497076987"/>
      <w:r>
        <w:t>Project Scope</w:t>
      </w:r>
      <w:bookmarkEnd w:id="32"/>
    </w:p>
    <w:p w14:paraId="2A4CDD75" w14:textId="6C455AEF" w:rsidR="06D8872F" w:rsidRDefault="0BACB9A6" w:rsidP="06D8872F">
      <w:pPr>
        <w:ind w:firstLine="720"/>
      </w:pPr>
      <w:r>
        <w:t>Given the limitations in our time, resources, funding, and skill due to our position as junior developers, the scale of our project includes an interconnected database connectable across any participating locations, a web application which alters in functionality depending on the degree of permission in order to prevent security breaches, and a series of Java systems to connect the system and make the whole system fully functional. If time and resources allow it, a possibility exists in which we will apply a mobile application variant, but regardless of whether this step is executed, it will be built with mobile adaptation kept in mind for the future.</w:t>
      </w:r>
    </w:p>
    <w:p w14:paraId="103E1098" w14:textId="1373B5F7" w:rsidR="06D8872F" w:rsidRDefault="06D8872F" w:rsidP="05412B35">
      <w:pPr>
        <w:ind w:firstLine="720"/>
      </w:pPr>
      <w:r w:rsidRPr="06D8872F">
        <w:rPr>
          <w:rFonts w:ascii="Calibri" w:eastAsia="Calibri" w:hAnsi="Calibri" w:cs="Calibri"/>
          <w:sz w:val="24"/>
          <w:szCs w:val="24"/>
        </w:rPr>
        <w:t>The scope of the project involves several technical elements</w:t>
      </w:r>
      <w:ins w:id="33" w:author="Cole" w:date="2017-10-29T21:18:00Z">
        <w:r w:rsidR="00BE4BE7">
          <w:rPr>
            <w:rFonts w:ascii="Calibri" w:eastAsia="Calibri" w:hAnsi="Calibri" w:cs="Calibri"/>
            <w:sz w:val="24"/>
            <w:szCs w:val="24"/>
          </w:rPr>
          <w:t>:</w:t>
        </w:r>
      </w:ins>
      <w:del w:id="34" w:author="Cole" w:date="2017-10-29T21:18:00Z">
        <w:r w:rsidRPr="06D8872F" w:rsidDel="00BE4BE7">
          <w:rPr>
            <w:rFonts w:ascii="Calibri" w:eastAsia="Calibri" w:hAnsi="Calibri" w:cs="Calibri"/>
            <w:sz w:val="24"/>
            <w:szCs w:val="24"/>
          </w:rPr>
          <w:delText xml:space="preserve"> which are listed below.</w:delText>
        </w:r>
      </w:del>
    </w:p>
    <w:p w14:paraId="4CF67786" w14:textId="6785C5E4" w:rsidR="06D8872F" w:rsidRDefault="06D8872F" w:rsidP="027AAA03">
      <w:pPr>
        <w:pStyle w:val="Heading3"/>
      </w:pPr>
      <w:bookmarkStart w:id="35" w:name="_Toc497076988"/>
      <w:r w:rsidRPr="027AAA03">
        <w:t>Web Application Dashboard:</w:t>
      </w:r>
      <w:bookmarkEnd w:id="35"/>
    </w:p>
    <w:p w14:paraId="4F83A072" w14:textId="5A3EFC89" w:rsidR="06D8872F" w:rsidRDefault="06D8872F" w:rsidP="00853F49">
      <w:pPr>
        <w:pStyle w:val="ListParagraph"/>
        <w:numPr>
          <w:ilvl w:val="0"/>
          <w:numId w:val="16"/>
        </w:numPr>
      </w:pPr>
      <w:r w:rsidRPr="027AAA03">
        <w:t>Selection of car wash site based on location or name of site.</w:t>
      </w:r>
    </w:p>
    <w:p w14:paraId="4637A888" w14:textId="5FE0858D" w:rsidR="06D8872F" w:rsidRDefault="06D8872F" w:rsidP="00853F49">
      <w:pPr>
        <w:pStyle w:val="ListParagraph"/>
        <w:numPr>
          <w:ilvl w:val="0"/>
          <w:numId w:val="16"/>
        </w:numPr>
        <w:rPr>
          <w:sz w:val="24"/>
          <w:szCs w:val="24"/>
        </w:rPr>
      </w:pPr>
      <w:r w:rsidRPr="06D8872F">
        <w:rPr>
          <w:rFonts w:ascii="Calibri" w:eastAsia="Calibri" w:hAnsi="Calibri" w:cs="Calibri"/>
          <w:sz w:val="24"/>
          <w:szCs w:val="24"/>
        </w:rPr>
        <w:t>General information of specific site. Transaction history over time, amount of vehicles over time, amount of fleet account cards, number of wash types being used.</w:t>
      </w:r>
    </w:p>
    <w:p w14:paraId="73EC5E7D" w14:textId="5AF46D3C" w:rsidR="06D8872F" w:rsidRDefault="06D8872F" w:rsidP="00853F49">
      <w:pPr>
        <w:pStyle w:val="ListParagraph"/>
        <w:numPr>
          <w:ilvl w:val="0"/>
          <w:numId w:val="16"/>
        </w:numPr>
        <w:rPr>
          <w:sz w:val="24"/>
          <w:szCs w:val="24"/>
        </w:rPr>
      </w:pPr>
      <w:r w:rsidRPr="06D8872F">
        <w:rPr>
          <w:rFonts w:ascii="Calibri" w:eastAsia="Calibri" w:hAnsi="Calibri" w:cs="Calibri"/>
          <w:sz w:val="24"/>
          <w:szCs w:val="24"/>
        </w:rPr>
        <w:t>A method to select a specific device or bay on site to see similar information. Transaction history, vehicle count, number of wash types being used.</w:t>
      </w:r>
    </w:p>
    <w:p w14:paraId="2B780425" w14:textId="4DDA2D69" w:rsidR="06D8872F" w:rsidRDefault="06D8872F" w:rsidP="00853F49">
      <w:pPr>
        <w:pStyle w:val="ListParagraph"/>
        <w:numPr>
          <w:ilvl w:val="0"/>
          <w:numId w:val="16"/>
        </w:numPr>
        <w:rPr>
          <w:sz w:val="24"/>
          <w:szCs w:val="24"/>
        </w:rPr>
      </w:pPr>
      <w:r w:rsidRPr="06D8872F">
        <w:rPr>
          <w:rFonts w:ascii="Calibri" w:eastAsia="Calibri" w:hAnsi="Calibri" w:cs="Calibri"/>
          <w:sz w:val="24"/>
          <w:szCs w:val="24"/>
        </w:rPr>
        <w:t>A method to select and view all fleet accounts and information.</w:t>
      </w:r>
    </w:p>
    <w:p w14:paraId="38FEB5D5" w14:textId="5ACB22D8" w:rsidR="06D8872F" w:rsidRDefault="06D8872F" w:rsidP="00853F49">
      <w:pPr>
        <w:pStyle w:val="ListParagraph"/>
        <w:numPr>
          <w:ilvl w:val="0"/>
          <w:numId w:val="16"/>
        </w:numPr>
        <w:rPr>
          <w:sz w:val="24"/>
          <w:szCs w:val="24"/>
        </w:rPr>
      </w:pPr>
      <w:r w:rsidRPr="06D8872F">
        <w:rPr>
          <w:rFonts w:ascii="Calibri" w:eastAsia="Calibri" w:hAnsi="Calibri" w:cs="Calibri"/>
          <w:sz w:val="24"/>
          <w:szCs w:val="24"/>
        </w:rPr>
        <w:t>A method to change wash information. Price, name of wash, the amount of washes available.</w:t>
      </w:r>
    </w:p>
    <w:p w14:paraId="58D57792" w14:textId="1F345380" w:rsidR="06D8872F" w:rsidRDefault="06D8872F" w:rsidP="00853F49">
      <w:pPr>
        <w:pStyle w:val="ListParagraph"/>
        <w:numPr>
          <w:ilvl w:val="0"/>
          <w:numId w:val="16"/>
        </w:numPr>
        <w:rPr>
          <w:sz w:val="24"/>
          <w:szCs w:val="24"/>
        </w:rPr>
      </w:pPr>
      <w:r w:rsidRPr="06D8872F">
        <w:rPr>
          <w:rFonts w:ascii="Calibri" w:eastAsia="Calibri" w:hAnsi="Calibri" w:cs="Calibri"/>
          <w:sz w:val="24"/>
          <w:szCs w:val="24"/>
        </w:rPr>
        <w:t>A method to send out invoices via email.</w:t>
      </w:r>
    </w:p>
    <w:p w14:paraId="7ECDD329" w14:textId="0BCB2E4E" w:rsidR="06D8872F" w:rsidRDefault="06D8872F" w:rsidP="00853F49">
      <w:pPr>
        <w:pStyle w:val="ListParagraph"/>
        <w:numPr>
          <w:ilvl w:val="0"/>
          <w:numId w:val="16"/>
        </w:numPr>
        <w:rPr>
          <w:sz w:val="24"/>
          <w:szCs w:val="24"/>
        </w:rPr>
      </w:pPr>
      <w:r w:rsidRPr="06D8872F">
        <w:rPr>
          <w:rFonts w:ascii="Calibri" w:eastAsia="Calibri" w:hAnsi="Calibri" w:cs="Calibri"/>
          <w:sz w:val="24"/>
          <w:szCs w:val="24"/>
        </w:rPr>
        <w:t>Graphs of information over time to be included.</w:t>
      </w:r>
    </w:p>
    <w:p w14:paraId="0FBDECD6" w14:textId="6EE41271" w:rsidR="06D8872F" w:rsidRDefault="06D8872F" w:rsidP="027AAA03">
      <w:pPr>
        <w:pStyle w:val="Heading3"/>
      </w:pPr>
      <w:bookmarkStart w:id="36" w:name="_Toc497076989"/>
      <w:r w:rsidRPr="027AAA03">
        <w:t>Method to select specific wash bay:</w:t>
      </w:r>
      <w:bookmarkEnd w:id="36"/>
    </w:p>
    <w:p w14:paraId="6BDFCBD5" w14:textId="5A0B80C5" w:rsidR="06D8872F" w:rsidRDefault="06D8872F" w:rsidP="00853F49">
      <w:pPr>
        <w:pStyle w:val="ListParagraph"/>
        <w:numPr>
          <w:ilvl w:val="0"/>
          <w:numId w:val="15"/>
        </w:numPr>
        <w:rPr>
          <w:sz w:val="24"/>
          <w:szCs w:val="24"/>
        </w:rPr>
      </w:pPr>
      <w:r w:rsidRPr="06D8872F">
        <w:rPr>
          <w:rFonts w:ascii="Calibri" w:eastAsia="Calibri" w:hAnsi="Calibri" w:cs="Calibri"/>
          <w:sz w:val="24"/>
          <w:szCs w:val="24"/>
        </w:rPr>
        <w:t>Select specific wash bay and device to see full information.</w:t>
      </w:r>
    </w:p>
    <w:p w14:paraId="6D40561C" w14:textId="00321906" w:rsidR="06D8872F" w:rsidRDefault="06D8872F" w:rsidP="00853F49">
      <w:pPr>
        <w:pStyle w:val="ListParagraph"/>
        <w:numPr>
          <w:ilvl w:val="0"/>
          <w:numId w:val="15"/>
        </w:numPr>
        <w:rPr>
          <w:sz w:val="24"/>
          <w:szCs w:val="24"/>
        </w:rPr>
      </w:pPr>
      <w:r w:rsidRPr="06D8872F">
        <w:rPr>
          <w:rFonts w:ascii="Calibri" w:eastAsia="Calibri" w:hAnsi="Calibri" w:cs="Calibri"/>
          <w:sz w:val="24"/>
          <w:szCs w:val="24"/>
        </w:rPr>
        <w:t>Similar information for the general wash site.</w:t>
      </w:r>
    </w:p>
    <w:p w14:paraId="3626B1DA" w14:textId="59645081" w:rsidR="06D8872F" w:rsidRDefault="06D8872F" w:rsidP="027AAA03">
      <w:pPr>
        <w:pStyle w:val="Heading3"/>
      </w:pPr>
      <w:bookmarkStart w:id="37" w:name="_Toc497076990"/>
      <w:r w:rsidRPr="027AAA03">
        <w:t>Method to select fleet account cards:</w:t>
      </w:r>
      <w:bookmarkEnd w:id="37"/>
    </w:p>
    <w:p w14:paraId="7C443066" w14:textId="3EF6C011" w:rsidR="06D8872F" w:rsidRDefault="06D8872F" w:rsidP="00853F49">
      <w:pPr>
        <w:pStyle w:val="ListParagraph"/>
        <w:numPr>
          <w:ilvl w:val="0"/>
          <w:numId w:val="14"/>
        </w:numPr>
        <w:rPr>
          <w:sz w:val="24"/>
          <w:szCs w:val="24"/>
        </w:rPr>
      </w:pPr>
      <w:r w:rsidRPr="06D8872F">
        <w:rPr>
          <w:rFonts w:ascii="Calibri" w:eastAsia="Calibri" w:hAnsi="Calibri" w:cs="Calibri"/>
          <w:sz w:val="24"/>
          <w:szCs w:val="24"/>
        </w:rPr>
        <w:t>A tab in the dashboard should take the user to a page showing a list of all fleet account cards and the customers in possession of those cards for that specific company or wash site.</w:t>
      </w:r>
    </w:p>
    <w:p w14:paraId="2E3F9B89" w14:textId="39F17BB3" w:rsidR="06D8872F" w:rsidRDefault="06D8872F" w:rsidP="00853F49">
      <w:pPr>
        <w:pStyle w:val="ListParagraph"/>
        <w:numPr>
          <w:ilvl w:val="0"/>
          <w:numId w:val="14"/>
        </w:numPr>
        <w:rPr>
          <w:sz w:val="24"/>
          <w:szCs w:val="24"/>
        </w:rPr>
      </w:pPr>
      <w:r w:rsidRPr="06D8872F">
        <w:rPr>
          <w:rFonts w:ascii="Calibri" w:eastAsia="Calibri" w:hAnsi="Calibri" w:cs="Calibri"/>
          <w:sz w:val="24"/>
          <w:szCs w:val="24"/>
        </w:rPr>
        <w:t>Some customers may have multiple cards.</w:t>
      </w:r>
    </w:p>
    <w:p w14:paraId="140DD306" w14:textId="5DD0B46D" w:rsidR="06D8872F" w:rsidRDefault="06D8872F" w:rsidP="00853F49">
      <w:pPr>
        <w:pStyle w:val="ListParagraph"/>
        <w:numPr>
          <w:ilvl w:val="0"/>
          <w:numId w:val="14"/>
        </w:numPr>
        <w:rPr>
          <w:sz w:val="24"/>
          <w:szCs w:val="24"/>
        </w:rPr>
      </w:pPr>
      <w:r w:rsidRPr="06D8872F">
        <w:rPr>
          <w:rFonts w:ascii="Calibri" w:eastAsia="Calibri" w:hAnsi="Calibri" w:cs="Calibri"/>
          <w:sz w:val="24"/>
          <w:szCs w:val="24"/>
        </w:rPr>
        <w:t>Users can click on the fleet card and see transaction information, and the current balance for that customer.</w:t>
      </w:r>
    </w:p>
    <w:p w14:paraId="13E2E438" w14:textId="7D65BEA2" w:rsidR="06D8872F" w:rsidRDefault="06D8872F" w:rsidP="00853F49">
      <w:pPr>
        <w:pStyle w:val="ListParagraph"/>
        <w:numPr>
          <w:ilvl w:val="0"/>
          <w:numId w:val="14"/>
        </w:numPr>
        <w:rPr>
          <w:sz w:val="24"/>
          <w:szCs w:val="24"/>
        </w:rPr>
      </w:pPr>
      <w:r w:rsidRPr="06D8872F">
        <w:rPr>
          <w:rFonts w:ascii="Calibri" w:eastAsia="Calibri" w:hAnsi="Calibri" w:cs="Calibri"/>
          <w:sz w:val="24"/>
          <w:szCs w:val="24"/>
        </w:rPr>
        <w:t>New cards can be created with a unique identifier.</w:t>
      </w:r>
    </w:p>
    <w:p w14:paraId="59894806" w14:textId="64CB218F" w:rsidR="06D8872F" w:rsidRDefault="06D8872F" w:rsidP="00853F49">
      <w:pPr>
        <w:pStyle w:val="ListParagraph"/>
        <w:numPr>
          <w:ilvl w:val="0"/>
          <w:numId w:val="14"/>
        </w:numPr>
        <w:rPr>
          <w:sz w:val="24"/>
          <w:szCs w:val="24"/>
        </w:rPr>
      </w:pPr>
      <w:r w:rsidRPr="06D8872F">
        <w:rPr>
          <w:rFonts w:ascii="Calibri" w:eastAsia="Calibri" w:hAnsi="Calibri" w:cs="Calibri"/>
          <w:sz w:val="24"/>
          <w:szCs w:val="24"/>
        </w:rPr>
        <w:t>Cards can also be deleted by the client with customer request.</w:t>
      </w:r>
    </w:p>
    <w:p w14:paraId="1E05FAFC" w14:textId="59645081" w:rsidR="06D8872F" w:rsidRDefault="06D8872F" w:rsidP="027AAA03">
      <w:pPr>
        <w:pStyle w:val="Heading3"/>
      </w:pPr>
      <w:bookmarkStart w:id="38" w:name="_Toc497076991"/>
      <w:r w:rsidRPr="027AAA03">
        <w:lastRenderedPageBreak/>
        <w:t>Security levels for login credentials:</w:t>
      </w:r>
      <w:bookmarkEnd w:id="38"/>
    </w:p>
    <w:p w14:paraId="7B587CE6" w14:textId="6F7AC890" w:rsidR="06D8872F" w:rsidRDefault="06D8872F" w:rsidP="00853F49">
      <w:pPr>
        <w:pStyle w:val="ListParagraph"/>
        <w:numPr>
          <w:ilvl w:val="0"/>
          <w:numId w:val="13"/>
        </w:numPr>
        <w:rPr>
          <w:sz w:val="24"/>
          <w:szCs w:val="24"/>
        </w:rPr>
      </w:pPr>
      <w:r w:rsidRPr="06D8872F">
        <w:rPr>
          <w:rFonts w:ascii="Calibri" w:eastAsia="Calibri" w:hAnsi="Calibri" w:cs="Calibri"/>
          <w:sz w:val="24"/>
          <w:szCs w:val="24"/>
        </w:rPr>
        <w:t>Managers and owners of the car wash will have a higher level of credentials when logging into the system.</w:t>
      </w:r>
    </w:p>
    <w:p w14:paraId="131E27AA" w14:textId="717426C3" w:rsidR="06D8872F" w:rsidRDefault="06D8872F" w:rsidP="00853F49">
      <w:pPr>
        <w:pStyle w:val="ListParagraph"/>
        <w:numPr>
          <w:ilvl w:val="0"/>
          <w:numId w:val="13"/>
        </w:numPr>
        <w:rPr>
          <w:sz w:val="24"/>
          <w:szCs w:val="24"/>
        </w:rPr>
      </w:pPr>
      <w:r w:rsidRPr="06D8872F">
        <w:rPr>
          <w:rFonts w:ascii="Calibri" w:eastAsia="Calibri" w:hAnsi="Calibri" w:cs="Calibri"/>
          <w:sz w:val="24"/>
          <w:szCs w:val="24"/>
        </w:rPr>
        <w:t>Higher access for managers to change car wash device information.</w:t>
      </w:r>
    </w:p>
    <w:p w14:paraId="5A3D855A" w14:textId="2012DEBD" w:rsidR="06D8872F" w:rsidRDefault="06D8872F" w:rsidP="00853F49">
      <w:pPr>
        <w:pStyle w:val="ListParagraph"/>
        <w:numPr>
          <w:ilvl w:val="0"/>
          <w:numId w:val="13"/>
        </w:numPr>
        <w:rPr>
          <w:sz w:val="24"/>
          <w:szCs w:val="24"/>
        </w:rPr>
      </w:pPr>
      <w:r w:rsidRPr="06D8872F">
        <w:rPr>
          <w:rFonts w:ascii="Calibri" w:eastAsia="Calibri" w:hAnsi="Calibri" w:cs="Calibri"/>
          <w:sz w:val="24"/>
          <w:szCs w:val="24"/>
        </w:rPr>
        <w:t>Exacta will have a full access credential to allow for proper setup of the system for the client.</w:t>
      </w:r>
    </w:p>
    <w:p w14:paraId="5F20A4D8" w14:textId="59645081" w:rsidR="06D8872F" w:rsidRDefault="06D8872F" w:rsidP="027AAA03">
      <w:pPr>
        <w:pStyle w:val="Heading3"/>
      </w:pPr>
      <w:bookmarkStart w:id="39" w:name="_Toc497076992"/>
      <w:r w:rsidRPr="027AAA03">
        <w:t>Hardware:</w:t>
      </w:r>
      <w:bookmarkEnd w:id="39"/>
    </w:p>
    <w:p w14:paraId="7DAD0FC6" w14:textId="0422DFC6" w:rsidR="06D8872F" w:rsidRDefault="06D8872F" w:rsidP="00853F49">
      <w:pPr>
        <w:pStyle w:val="ListParagraph"/>
        <w:numPr>
          <w:ilvl w:val="0"/>
          <w:numId w:val="12"/>
        </w:numPr>
        <w:rPr>
          <w:sz w:val="24"/>
          <w:szCs w:val="24"/>
        </w:rPr>
      </w:pPr>
      <w:r w:rsidRPr="06D8872F">
        <w:rPr>
          <w:rFonts w:ascii="Calibri" w:eastAsia="Calibri" w:hAnsi="Calibri" w:cs="Calibri"/>
          <w:sz w:val="24"/>
          <w:szCs w:val="24"/>
        </w:rPr>
        <w:t>Exacta devices will be linked to a centralized database.</w:t>
      </w:r>
    </w:p>
    <w:p w14:paraId="3027E512" w14:textId="210159B2" w:rsidR="06D8872F" w:rsidRDefault="06D8872F" w:rsidP="00853F49">
      <w:pPr>
        <w:pStyle w:val="ListParagraph"/>
        <w:numPr>
          <w:ilvl w:val="0"/>
          <w:numId w:val="12"/>
        </w:numPr>
        <w:rPr>
          <w:sz w:val="24"/>
          <w:szCs w:val="24"/>
        </w:rPr>
      </w:pPr>
      <w:r w:rsidRPr="06D8872F">
        <w:rPr>
          <w:rFonts w:ascii="Calibri" w:eastAsia="Calibri" w:hAnsi="Calibri" w:cs="Calibri"/>
          <w:sz w:val="24"/>
          <w:szCs w:val="24"/>
        </w:rPr>
        <w:t>These control, input and output systems can be changed by managers through the system with higher login credentials.</w:t>
      </w:r>
    </w:p>
    <w:p w14:paraId="77A7515B" w14:textId="59645081" w:rsidR="06D8872F" w:rsidRDefault="06D8872F" w:rsidP="027AAA03">
      <w:pPr>
        <w:pStyle w:val="Heading3"/>
      </w:pPr>
      <w:bookmarkStart w:id="40" w:name="_Toc497076993"/>
      <w:r w:rsidRPr="027AAA03">
        <w:t>Database:</w:t>
      </w:r>
      <w:bookmarkEnd w:id="40"/>
    </w:p>
    <w:p w14:paraId="2781B3B9" w14:textId="040F75F8" w:rsidR="06D8872F" w:rsidRDefault="06D8872F" w:rsidP="00853F49">
      <w:pPr>
        <w:pStyle w:val="ListParagraph"/>
        <w:numPr>
          <w:ilvl w:val="0"/>
          <w:numId w:val="11"/>
        </w:numPr>
        <w:rPr>
          <w:sz w:val="24"/>
          <w:szCs w:val="24"/>
        </w:rPr>
      </w:pPr>
      <w:r w:rsidRPr="06D8872F">
        <w:rPr>
          <w:rFonts w:ascii="Calibri" w:eastAsia="Calibri" w:hAnsi="Calibri" w:cs="Calibri"/>
          <w:sz w:val="24"/>
          <w:szCs w:val="24"/>
        </w:rPr>
        <w:t xml:space="preserve">Database will be on a hosted centralized server. </w:t>
      </w:r>
    </w:p>
    <w:p w14:paraId="2EA81F05" w14:textId="53E237FB" w:rsidR="06D8872F" w:rsidRDefault="06D8872F" w:rsidP="00853F49">
      <w:pPr>
        <w:pStyle w:val="ListParagraph"/>
        <w:numPr>
          <w:ilvl w:val="0"/>
          <w:numId w:val="11"/>
        </w:numPr>
        <w:rPr>
          <w:sz w:val="24"/>
          <w:szCs w:val="24"/>
        </w:rPr>
      </w:pPr>
      <w:r w:rsidRPr="06D8872F">
        <w:rPr>
          <w:rFonts w:ascii="Calibri" w:eastAsia="Calibri" w:hAnsi="Calibri" w:cs="Calibri"/>
          <w:sz w:val="24"/>
          <w:szCs w:val="24"/>
        </w:rPr>
        <w:t>Scripts will be created for the client registering to use the system.</w:t>
      </w:r>
    </w:p>
    <w:p w14:paraId="3EFD62A5" w14:textId="0CB848C2" w:rsidR="06D8872F" w:rsidRDefault="06D8872F" w:rsidP="00572DBE">
      <w:pPr>
        <w:pStyle w:val="ListParagraph"/>
        <w:numPr>
          <w:ilvl w:val="0"/>
          <w:numId w:val="11"/>
        </w:numPr>
      </w:pPr>
      <w:r w:rsidRPr="06D8872F">
        <w:rPr>
          <w:rFonts w:ascii="Calibri" w:eastAsia="Calibri" w:hAnsi="Calibri" w:cs="Calibri"/>
          <w:sz w:val="24"/>
          <w:szCs w:val="24"/>
        </w:rPr>
        <w:t>Scripts will create a database that will hold one specific client and populate their information.</w:t>
      </w:r>
    </w:p>
    <w:p w14:paraId="5F16002D" w14:textId="5CC5F2D5" w:rsidR="7B9C2D35" w:rsidRDefault="1875032E" w:rsidP="1875032E">
      <w:pPr>
        <w:pStyle w:val="Heading3"/>
      </w:pPr>
      <w:bookmarkStart w:id="41" w:name="_Toc497076994"/>
      <w:r>
        <w:t>System Environment</w:t>
      </w:r>
      <w:bookmarkEnd w:id="41"/>
    </w:p>
    <w:p w14:paraId="10915064" w14:textId="15552361" w:rsidR="06D8872F" w:rsidRDefault="06D8872F" w:rsidP="06D8872F">
      <w:pPr>
        <w:ind w:firstLine="720"/>
      </w:pPr>
      <w:r w:rsidRPr="06D8872F">
        <w:rPr>
          <w:rFonts w:ascii="Calibri" w:eastAsia="Calibri" w:hAnsi="Calibri" w:cs="Calibri"/>
          <w:sz w:val="24"/>
          <w:szCs w:val="24"/>
        </w:rPr>
        <w:t xml:space="preserve">There will be four specific environments for this system and its operation. The user interface will be a web based application for the main dashboard that users will interact with. The database system that links to Exacta’s hardware will be on a centralized hosted server possibly Google written with MySQL. Exacta’s electronic control systems on site customers interact with. Finally, a possible mobile application written in Java to mimic the web applications user interface. </w:t>
      </w:r>
    </w:p>
    <w:p w14:paraId="2ED73660" w14:textId="3D3C3A8E" w:rsidR="1875032E" w:rsidRDefault="1875032E" w:rsidP="1875032E">
      <w:pPr>
        <w:pStyle w:val="Heading3"/>
      </w:pPr>
      <w:bookmarkStart w:id="42" w:name="_Toc497076995"/>
      <w:r>
        <w:t>Current System</w:t>
      </w:r>
      <w:bookmarkEnd w:id="42"/>
    </w:p>
    <w:p w14:paraId="7C7390C4" w14:textId="44A5E816" w:rsidR="1875032E" w:rsidRDefault="06D8872F" w:rsidP="027AAA03">
      <w:pPr>
        <w:ind w:firstLine="720"/>
      </w:pPr>
      <w:r w:rsidRPr="06D8872F">
        <w:rPr>
          <w:rFonts w:ascii="Calibri" w:eastAsia="Calibri" w:hAnsi="Calibri" w:cs="Calibri"/>
          <w:sz w:val="24"/>
          <w:szCs w:val="24"/>
        </w:rPr>
        <w:t>The current system Exacta has been using to login in and view car wash site information is an old black and white program with basic text. To use this system, a service member at Exacta would login to a wash site through the network connecting directly to the hardware allowing access to site information.</w:t>
      </w:r>
      <w:r>
        <w:t xml:space="preserve"> </w:t>
      </w:r>
    </w:p>
    <w:p w14:paraId="56C55107" w14:textId="5EA643DF" w:rsidR="1875032E" w:rsidRDefault="1875032E" w:rsidP="1875032E">
      <w:pPr>
        <w:pStyle w:val="Heading1"/>
      </w:pPr>
      <w:bookmarkStart w:id="43" w:name="_Toc497076996"/>
      <w:r>
        <w:t>System Requirements</w:t>
      </w:r>
      <w:bookmarkEnd w:id="43"/>
    </w:p>
    <w:p w14:paraId="6EBC9579" w14:textId="7742D482" w:rsidR="1875032E" w:rsidRDefault="1875032E" w:rsidP="1875032E">
      <w:pPr>
        <w:pStyle w:val="Heading2"/>
      </w:pPr>
      <w:bookmarkStart w:id="44" w:name="_Toc497076997"/>
      <w:r>
        <w:t>Fact-Finding Methodology</w:t>
      </w:r>
      <w:bookmarkEnd w:id="44"/>
    </w:p>
    <w:p w14:paraId="4C400881" w14:textId="44A5E816" w:rsidR="06D8872F" w:rsidRDefault="06D8872F">
      <w:r w:rsidRPr="06D8872F">
        <w:rPr>
          <w:rFonts w:ascii="Calibri" w:eastAsia="Calibri" w:hAnsi="Calibri" w:cs="Calibri"/>
          <w:sz w:val="24"/>
          <w:szCs w:val="24"/>
        </w:rPr>
        <w:t>The project group participated in an introduction meeting at Exact One Limited to discuss the project, its scope, and expectations. This meeting occurred on Wednesday, September 20</w:t>
      </w:r>
      <w:r w:rsidRPr="06D8872F">
        <w:rPr>
          <w:rFonts w:ascii="Calibri" w:eastAsia="Calibri" w:hAnsi="Calibri" w:cs="Calibri"/>
          <w:sz w:val="24"/>
          <w:szCs w:val="24"/>
          <w:vertAlign w:val="superscript"/>
        </w:rPr>
        <w:t>th</w:t>
      </w:r>
      <w:r w:rsidRPr="06D8872F">
        <w:rPr>
          <w:rFonts w:ascii="Calibri" w:eastAsia="Calibri" w:hAnsi="Calibri" w:cs="Calibri"/>
          <w:sz w:val="24"/>
          <w:szCs w:val="24"/>
        </w:rPr>
        <w:t xml:space="preserve"> 2017. The group was taken on a quick tour of Exact One Limited’s building, and was shown where Exacta’s electronic controls systems were put together. Afterward, a quick introduction and the discussion of the project in the board room.</w:t>
      </w:r>
    </w:p>
    <w:p w14:paraId="163A29E1" w14:textId="38E28955" w:rsidR="06D8872F" w:rsidDel="00040C61" w:rsidRDefault="06D8872F">
      <w:pPr>
        <w:rPr>
          <w:del w:id="45" w:author="Cole" w:date="2017-10-29T21:13:00Z"/>
        </w:rPr>
      </w:pPr>
      <w:r w:rsidRPr="06D8872F">
        <w:rPr>
          <w:rFonts w:ascii="Calibri" w:eastAsia="Calibri" w:hAnsi="Calibri" w:cs="Calibri"/>
          <w:sz w:val="24"/>
          <w:szCs w:val="24"/>
        </w:rPr>
        <w:lastRenderedPageBreak/>
        <w:t>Meeting took place with the president and CEO of the company where we were able to ask several questions about the project and develop a schedule if we needed to meet again to discuss the project. These meeting would take place on Wednesdays in the early afternoon.</w:t>
      </w:r>
    </w:p>
    <w:p w14:paraId="7FA3458F" w14:textId="77777777" w:rsidR="00040C61" w:rsidRDefault="00040C61" w:rsidP="00BE4BE7"/>
    <w:p w14:paraId="607E617D" w14:textId="65BB45E9" w:rsidR="00040C61" w:rsidRPr="007937B0" w:rsidRDefault="003D4C3B" w:rsidP="00572DBE">
      <w:pPr>
        <w:pStyle w:val="Heading2"/>
      </w:pPr>
      <w:bookmarkStart w:id="46" w:name="_Toc497076998"/>
      <w:r>
        <w:rPr>
          <w:noProof/>
        </w:rPr>
        <w:drawing>
          <wp:anchor distT="0" distB="0" distL="114300" distR="114300" simplePos="0" relativeHeight="251667456" behindDoc="0" locked="0" layoutInCell="1" allowOverlap="1" wp14:anchorId="39B35ABF" wp14:editId="682BE5E8">
            <wp:simplePos x="0" y="0"/>
            <wp:positionH relativeFrom="column">
              <wp:posOffset>0</wp:posOffset>
            </wp:positionH>
            <wp:positionV relativeFrom="paragraph">
              <wp:posOffset>220980</wp:posOffset>
            </wp:positionV>
            <wp:extent cx="1666875" cy="1262380"/>
            <wp:effectExtent l="0" t="0" r="9525" b="0"/>
            <wp:wrapTopAndBottom/>
            <wp:docPr id="3" name="Picture 3" descr="C:\Users\533925\ownCloud\SAIT\Classes\Year 2\Semester 3\System Analysis and Design\capstoneFiles\exacta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533925\ownCloud\SAIT\Classes\Year 2\Semester 3\System Analysis and Design\capstoneFiles\exactaSyste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6875" cy="1262380"/>
                    </a:xfrm>
                    <a:prstGeom prst="rect">
                      <a:avLst/>
                    </a:prstGeom>
                    <a:noFill/>
                    <a:ln>
                      <a:noFill/>
                    </a:ln>
                  </pic:spPr>
                </pic:pic>
              </a:graphicData>
            </a:graphic>
          </wp:anchor>
        </w:drawing>
      </w:r>
      <w:r w:rsidR="00040C61">
        <w:t>Use Case Diagrams</w:t>
      </w:r>
      <w:bookmarkEnd w:id="46"/>
    </w:p>
    <w:p w14:paraId="580AD47C" w14:textId="2E5D831B" w:rsidR="001D14C4" w:rsidRDefault="001D14C4" w:rsidP="008A7CE2">
      <w:pPr>
        <w:keepNext/>
      </w:pPr>
    </w:p>
    <w:p w14:paraId="2F7BFD34" w14:textId="32A86138" w:rsidR="00343691" w:rsidRDefault="003D4C3B" w:rsidP="008A7CE2">
      <w:pPr>
        <w:pStyle w:val="Caption"/>
      </w:pPr>
      <w:bookmarkStart w:id="47" w:name="_Toc497076531"/>
      <w:r>
        <w:rPr>
          <w:noProof/>
        </w:rPr>
        <w:drawing>
          <wp:anchor distT="0" distB="0" distL="114300" distR="114300" simplePos="0" relativeHeight="251666432" behindDoc="0" locked="0" layoutInCell="1" allowOverlap="1" wp14:anchorId="3D0AD04E" wp14:editId="249B47C3">
            <wp:simplePos x="0" y="0"/>
            <wp:positionH relativeFrom="column">
              <wp:posOffset>0</wp:posOffset>
            </wp:positionH>
            <wp:positionV relativeFrom="paragraph">
              <wp:posOffset>259272</wp:posOffset>
            </wp:positionV>
            <wp:extent cx="4580255" cy="5050155"/>
            <wp:effectExtent l="0" t="0" r="0" b="0"/>
            <wp:wrapTopAndBottom/>
            <wp:docPr id="2" name="Picture 2" descr="C:\Users\533925\ownCloud\SAIT\Classes\Year 2\Semester 3\System Analysis and Design\capstoneFiles\sit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33925\ownCloud\SAIT\Classes\Year 2\Semester 3\System Analysis and Design\capstoneFiles\site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0255" cy="5050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4C4">
        <w:t xml:space="preserve">Figure </w:t>
      </w:r>
      <w:r w:rsidR="003E6B16">
        <w:fldChar w:fldCharType="begin"/>
      </w:r>
      <w:r w:rsidR="003E6B16">
        <w:instrText xml:space="preserve"> SEQ Figure \* ARABIC </w:instrText>
      </w:r>
      <w:r w:rsidR="003E6B16">
        <w:fldChar w:fldCharType="separate"/>
      </w:r>
      <w:r w:rsidR="00937D33">
        <w:rPr>
          <w:noProof/>
        </w:rPr>
        <w:t>1</w:t>
      </w:r>
      <w:r w:rsidR="003E6B16">
        <w:rPr>
          <w:noProof/>
        </w:rPr>
        <w:fldChar w:fldCharType="end"/>
      </w:r>
      <w:r w:rsidR="001D14C4">
        <w:t xml:space="preserve"> - Exacta Creation System Use Case Diagram</w:t>
      </w:r>
      <w:bookmarkEnd w:id="47"/>
    </w:p>
    <w:p w14:paraId="37C07FE7" w14:textId="20475106" w:rsidR="003C1CD1" w:rsidRDefault="003C1CD1" w:rsidP="000F1440">
      <w:pPr>
        <w:pStyle w:val="Caption"/>
        <w:keepNext/>
      </w:pPr>
    </w:p>
    <w:p w14:paraId="0A2D7135" w14:textId="7E3B227C" w:rsidR="003C1CD1" w:rsidRDefault="003C1CD1" w:rsidP="003C1CD1">
      <w:pPr>
        <w:pStyle w:val="Caption"/>
      </w:pPr>
      <w:bookmarkStart w:id="48" w:name="_Toc497076532"/>
      <w:r>
        <w:t xml:space="preserve">Figure </w:t>
      </w:r>
      <w:r w:rsidR="003E6B16">
        <w:fldChar w:fldCharType="begin"/>
      </w:r>
      <w:r w:rsidR="003E6B16">
        <w:instrText xml:space="preserve"> SEQ Figure \* ARABIC </w:instrText>
      </w:r>
      <w:r w:rsidR="003E6B16">
        <w:fldChar w:fldCharType="separate"/>
      </w:r>
      <w:r w:rsidR="00937D33">
        <w:rPr>
          <w:noProof/>
        </w:rPr>
        <w:t>2</w:t>
      </w:r>
      <w:r w:rsidR="003E6B16">
        <w:rPr>
          <w:noProof/>
        </w:rPr>
        <w:fldChar w:fldCharType="end"/>
      </w:r>
      <w:r>
        <w:t xml:space="preserve"> - Site Information System Use Case Diagram</w:t>
      </w:r>
      <w:bookmarkEnd w:id="48"/>
    </w:p>
    <w:p w14:paraId="3821A7A3" w14:textId="1D6145D3" w:rsidR="1875032E" w:rsidRPr="00040C61" w:rsidRDefault="1875032E" w:rsidP="008A7CE2">
      <w:pPr>
        <w:pStyle w:val="Caption"/>
        <w:rPr>
          <w:del w:id="49" w:author="Dillon Meier" w:date="2017-10-29T18:37:00Z"/>
          <w:sz w:val="22"/>
          <w:szCs w:val="22"/>
        </w:rPr>
      </w:pPr>
    </w:p>
    <w:p w14:paraId="0D6DE6E0" w14:textId="67950683" w:rsidR="7375E479" w:rsidRPr="000F1440" w:rsidRDefault="7375E479">
      <w:pPr>
        <w:pStyle w:val="Heading2"/>
        <w:rPr>
          <w:ins w:id="50" w:author="Dillon Meier" w:date="2017-10-29T18:39:00Z"/>
          <w:sz w:val="28"/>
          <w:szCs w:val="28"/>
        </w:rPr>
      </w:pPr>
    </w:p>
    <w:p w14:paraId="24C1D1F8" w14:textId="67950683" w:rsidR="7375E479" w:rsidRDefault="7375E479" w:rsidP="7375E479">
      <w:pPr>
        <w:pStyle w:val="Heading2"/>
      </w:pPr>
      <w:bookmarkStart w:id="51" w:name="_Toc497076999"/>
      <w:r>
        <w:t>Use Case Descriptions</w:t>
      </w:r>
      <w:bookmarkEnd w:id="51"/>
    </w:p>
    <w:p w14:paraId="1C7AF2EC" w14:textId="62C2E3C9" w:rsidR="7375E479" w:rsidRDefault="7375E479" w:rsidP="06D8872F">
      <w:pPr>
        <w:pStyle w:val="Heading3"/>
      </w:pPr>
      <w:bookmarkStart w:id="52" w:name="_Toc497077000"/>
      <w:r>
        <w:t>View Bay Status</w:t>
      </w:r>
      <w:bookmarkEnd w:id="52"/>
    </w:p>
    <w:p w14:paraId="30F75CA6" w14:textId="188985E8" w:rsidR="00520E4D" w:rsidRPr="00520E4D" w:rsidRDefault="1A663451" w:rsidP="1A663451">
      <w:pPr>
        <w:ind w:firstLine="720"/>
      </w:pPr>
      <w:r>
        <w:t>The View Bay Status accesses</w:t>
      </w:r>
      <w:r w:rsidR="06D8872F">
        <w:t xml:space="preserve"> the information of the location such as current use</w:t>
      </w:r>
      <w:r>
        <w:t>,</w:t>
      </w:r>
      <w:r w:rsidR="06D8872F">
        <w:t xml:space="preserve"> and </w:t>
      </w:r>
      <w:r>
        <w:t>only</w:t>
      </w:r>
      <w:r w:rsidR="00520E4D">
        <w:t xml:space="preserve"> managers will have access to this </w:t>
      </w:r>
      <w:r>
        <w:t xml:space="preserve">feature. After selecting the manager account, they </w:t>
      </w:r>
      <w:r w:rsidR="00520E4D">
        <w:t>will select view bay status from the User Interface. Once they are in view bay status</w:t>
      </w:r>
      <w:r>
        <w:t>,</w:t>
      </w:r>
      <w:r w:rsidR="00520E4D">
        <w:t xml:space="preserve"> they </w:t>
      </w:r>
      <w:r>
        <w:t>may</w:t>
      </w:r>
      <w:r w:rsidR="00D54B8E">
        <w:t xml:space="preserve"> select </w:t>
      </w:r>
      <w:r>
        <w:t>a specific</w:t>
      </w:r>
      <w:r w:rsidR="00520E4D">
        <w:t xml:space="preserve"> site</w:t>
      </w:r>
      <w:r w:rsidR="00D54B8E">
        <w:t xml:space="preserve">. </w:t>
      </w:r>
      <w:r>
        <w:t>From here, it</w:t>
      </w:r>
      <w:r w:rsidR="00520E4D">
        <w:t xml:space="preserve"> will show </w:t>
      </w:r>
      <w:r w:rsidR="00D54B8E">
        <w:t xml:space="preserve">the vehicles and the </w:t>
      </w:r>
      <w:r w:rsidR="00520E4D">
        <w:t xml:space="preserve">transaction history. </w:t>
      </w:r>
    </w:p>
    <w:p w14:paraId="1F3469D7" w14:textId="293FC393" w:rsidR="7375E479" w:rsidRDefault="7375E479" w:rsidP="06D8872F">
      <w:pPr>
        <w:pStyle w:val="Heading3"/>
      </w:pPr>
      <w:bookmarkStart w:id="53" w:name="_Toc497077001"/>
      <w:r>
        <w:t>View Site Information</w:t>
      </w:r>
      <w:bookmarkEnd w:id="53"/>
    </w:p>
    <w:p w14:paraId="235DA060" w14:textId="139CE066" w:rsidR="06D8872F" w:rsidRDefault="00AD1C15" w:rsidP="06D8872F">
      <w:r>
        <w:tab/>
      </w:r>
      <w:r w:rsidR="0030197B">
        <w:t>Managers will see site information</w:t>
      </w:r>
      <w:r w:rsidR="004D7F3F">
        <w:t xml:space="preserve"> such as </w:t>
      </w:r>
    </w:p>
    <w:p w14:paraId="2D6DDA4F" w14:textId="39521E4D" w:rsidR="00622217" w:rsidRDefault="027AAA03" w:rsidP="027AAA03">
      <w:pPr>
        <w:ind w:firstLine="720"/>
      </w:pPr>
      <w:r>
        <w:t>The view site information depends on if the site manager has chosen to login as an employee or a site manager. The site manager sees everything about the site and has the ability to view records such as transaction history over a long period of time. The employee would only have access to the transaction history of that day. The employee window would be very limited compared to the site manager window.</w:t>
      </w:r>
    </w:p>
    <w:p w14:paraId="1C7695F5" w14:textId="4A7C76D8" w:rsidR="7375E479" w:rsidRDefault="7375E479" w:rsidP="06D8872F">
      <w:pPr>
        <w:pStyle w:val="Heading3"/>
      </w:pPr>
      <w:bookmarkStart w:id="54" w:name="_Toc497077002"/>
      <w:r>
        <w:t>Send Promotional Information</w:t>
      </w:r>
      <w:bookmarkEnd w:id="54"/>
    </w:p>
    <w:p w14:paraId="2A40C403" w14:textId="775C12E5" w:rsidR="06D8872F" w:rsidRDefault="027AAA03" w:rsidP="027AAA03">
      <w:pPr>
        <w:ind w:firstLine="720"/>
      </w:pPr>
      <w:r>
        <w:t>Send Promotional Information is a manager-exclusive feature that allows the manager to mail out information on promotional information to the mailing list, which would be anyone with a fleet account who has not opted out of receiving regular emails. It relays information on upcoming sales and promotions several weeks in advance, and unlike the automated billing information, it is sent manually from the manager.</w:t>
      </w:r>
    </w:p>
    <w:p w14:paraId="6A474D6A" w14:textId="4EBEFEB9" w:rsidR="7375E479" w:rsidRDefault="7375E479" w:rsidP="06D8872F">
      <w:pPr>
        <w:pStyle w:val="Heading3"/>
      </w:pPr>
      <w:bookmarkStart w:id="55" w:name="_Toc497077003"/>
      <w:r>
        <w:t>Change Carwash Information</w:t>
      </w:r>
      <w:bookmarkEnd w:id="55"/>
    </w:p>
    <w:p w14:paraId="4BE09B1D" w14:textId="4E4DF749" w:rsidR="06D8872F" w:rsidRDefault="027AAA03" w:rsidP="027AAA03">
      <w:pPr>
        <w:ind w:firstLine="720"/>
      </w:pPr>
      <w:r>
        <w:t>Change Carwash Information is a feature exclusive to managers due to its security risk if on employee level. It is a flexible function that gives the manager the ability to adjust any and all details regarding the car wash, such as prices and hours of operation. This information is viewable to customers under specific limits, as well as employees with lesser restrictions, but only editable by the manager.</w:t>
      </w:r>
    </w:p>
    <w:p w14:paraId="392C32D0" w14:textId="1DBEA8FD" w:rsidR="7375E479" w:rsidRDefault="7375E479" w:rsidP="06D8872F">
      <w:pPr>
        <w:pStyle w:val="Heading3"/>
      </w:pPr>
      <w:bookmarkStart w:id="56" w:name="_Toc497077004"/>
      <w:r>
        <w:t>Print Site Information</w:t>
      </w:r>
      <w:bookmarkEnd w:id="56"/>
    </w:p>
    <w:p w14:paraId="0D204E89" w14:textId="4DC0C968" w:rsidR="06D8872F" w:rsidRDefault="027AAA03" w:rsidP="027AAA03">
      <w:pPr>
        <w:ind w:firstLine="720"/>
      </w:pPr>
      <w:r>
        <w:t>Print Site Information is allowable by the manager alone, to produce the carwash information they have created in printable form. This allows them to use this information made about the site available physical and viewable by customers in person.</w:t>
      </w:r>
    </w:p>
    <w:p w14:paraId="23FC9C86" w14:textId="3F5860CC" w:rsidR="7375E479" w:rsidRDefault="7375E479" w:rsidP="06D8872F">
      <w:pPr>
        <w:pStyle w:val="Heading3"/>
      </w:pPr>
      <w:bookmarkStart w:id="57" w:name="_Toc497077005"/>
      <w:r>
        <w:t>Create Fleet Cards</w:t>
      </w:r>
      <w:bookmarkEnd w:id="57"/>
    </w:p>
    <w:p w14:paraId="45940ED8" w14:textId="54096F4A" w:rsidR="06D8872F" w:rsidRDefault="027AAA03" w:rsidP="027AAA03">
      <w:pPr>
        <w:ind w:firstLine="720"/>
      </w:pPr>
      <w:r>
        <w:t>Create Fleet Cards allows a site employee to initiate a fleet card for a requesting customer. They input their billing information and personal details to allow the new owner of the fleet card to make purchases with the company without needing direct payment the day of the transaction, and instead be billed at the end of the month for their purchases. The inputs include credit information for billing, customer identifying information, and email address for billing over email.</w:t>
      </w:r>
    </w:p>
    <w:p w14:paraId="7E74DF21" w14:textId="2E3140D0" w:rsidR="7375E479" w:rsidRDefault="7375E479" w:rsidP="06D8872F">
      <w:pPr>
        <w:pStyle w:val="Heading3"/>
      </w:pPr>
      <w:bookmarkStart w:id="58" w:name="_Toc497077006"/>
      <w:r>
        <w:t>Link Fleet Cards</w:t>
      </w:r>
      <w:r w:rsidR="005C3BC5">
        <w:t xml:space="preserve"> </w:t>
      </w:r>
      <w:ins w:id="59" w:author="Cole" w:date="2017-10-27T11:59:00Z">
        <w:r w:rsidR="0002418B">
          <w:t>t</w:t>
        </w:r>
      </w:ins>
      <w:del w:id="60" w:author="Cole" w:date="2017-10-27T11:59:00Z">
        <w:r w:rsidR="005C3BC5" w:rsidDel="0002418B">
          <w:delText>T</w:delText>
        </w:r>
      </w:del>
      <w:r w:rsidR="005C3BC5">
        <w:t xml:space="preserve">o </w:t>
      </w:r>
      <w:ins w:id="61" w:author="Cole" w:date="2017-10-27T11:59:00Z">
        <w:r w:rsidR="0002418B">
          <w:t>a</w:t>
        </w:r>
      </w:ins>
      <w:del w:id="62" w:author="Cole" w:date="2017-10-27T11:59:00Z">
        <w:r w:rsidR="005C3BC5" w:rsidDel="0002418B">
          <w:delText>A</w:delText>
        </w:r>
      </w:del>
      <w:r w:rsidR="005C3BC5">
        <w:t xml:space="preserve"> Company</w:t>
      </w:r>
      <w:bookmarkEnd w:id="58"/>
    </w:p>
    <w:p w14:paraId="7F5C7A76" w14:textId="4926FEC4" w:rsidR="06D8872F" w:rsidRDefault="027AAA03" w:rsidP="027AAA03">
      <w:pPr>
        <w:ind w:firstLine="720"/>
      </w:pPr>
      <w:r>
        <w:t xml:space="preserve">Link Fleet Cards is done by an employee for a customer to connect their newly purchased fleet cards to their account, and allow access to the information available on the fleet cards from their account view. This task is performed by an employee for security purposes, as adding to the fleet card </w:t>
      </w:r>
      <w:r>
        <w:lastRenderedPageBreak/>
        <w:t>database should not be allowed freely by any user. After a fleet card is registered, the customer is free to use it for purchases.</w:t>
      </w:r>
    </w:p>
    <w:p w14:paraId="20E6894C" w14:textId="60264BDD" w:rsidR="7375E479" w:rsidRDefault="7375E479" w:rsidP="06D8872F">
      <w:pPr>
        <w:pStyle w:val="Heading3"/>
      </w:pPr>
      <w:bookmarkStart w:id="63" w:name="_Toc497077007"/>
      <w:r>
        <w:t>Create Gift Cards</w:t>
      </w:r>
      <w:bookmarkEnd w:id="63"/>
    </w:p>
    <w:p w14:paraId="7234A885" w14:textId="0BFE3F92" w:rsidR="06D8872F" w:rsidRDefault="06D8872F" w:rsidP="06D8872F">
      <w:pPr>
        <w:ind w:firstLine="720"/>
      </w:pPr>
      <w:r>
        <w:t>Create Gift Cards is a function available to employees to load the desired data onto a physical gift card upon a customer's request for purchase. The inputs required include an empty, new gift card, and the customer's chosen amount to be entered into the gift card by the employee that is selling the gift card to them. The customer is then free to insert the credit within the gift card to any participating car wash.</w:t>
      </w:r>
    </w:p>
    <w:p w14:paraId="3C36859D" w14:textId="7BB007EB" w:rsidR="7375E479" w:rsidRDefault="7375E479" w:rsidP="06D8872F">
      <w:pPr>
        <w:pStyle w:val="Heading3"/>
      </w:pPr>
      <w:bookmarkStart w:id="64" w:name="_Toc497077008"/>
      <w:r>
        <w:t>View Cards</w:t>
      </w:r>
      <w:bookmarkEnd w:id="64"/>
    </w:p>
    <w:p w14:paraId="0A0C99BF" w14:textId="5438858D" w:rsidR="06D8872F" w:rsidRDefault="06D8872F" w:rsidP="06D8872F">
      <w:pPr>
        <w:ind w:firstLine="720"/>
      </w:pPr>
      <w:r>
        <w:t xml:space="preserve">View Cards is available for customers with an existing site who already have existing, inputted gift cards. When gift cards are entered, their credit </w:t>
      </w:r>
      <w:r w:rsidR="1A663451">
        <w:t xml:space="preserve">is not pooled, and instead cards are displayed separately. The user may view their previous cards entered as well as the dates the card was entered as well as each date credit off of the card was used. </w:t>
      </w:r>
    </w:p>
    <w:p w14:paraId="45CF8824" w14:textId="7CE4D3F0" w:rsidR="7375E479" w:rsidRDefault="7375E479" w:rsidP="06D8872F">
      <w:pPr>
        <w:pStyle w:val="Heading3"/>
      </w:pPr>
      <w:bookmarkStart w:id="65" w:name="_Toc497077009"/>
      <w:r>
        <w:t>Link Gift Card (To account)</w:t>
      </w:r>
      <w:bookmarkEnd w:id="65"/>
    </w:p>
    <w:p w14:paraId="12E4C8FE" w14:textId="0256A52C" w:rsidR="06D8872F" w:rsidRDefault="027AAA03" w:rsidP="1A663451">
      <w:pPr>
        <w:ind w:firstLine="720"/>
      </w:pPr>
      <w:r>
        <w:t>Link Gift Card allows for the user to enter a gift card they possess into their account, if they have one. This function is usable only by customers who own at least one activated gift card that contains credit they wish to enter into the database, and an account of their own. The user will be able to enter the card, and the current credit on the card will be read and stored. View Cards will be updated to contain this newly registered card entry.</w:t>
      </w:r>
    </w:p>
    <w:p w14:paraId="03DF6ED6" w14:textId="062E203E" w:rsidR="7375E479" w:rsidRDefault="7375E479" w:rsidP="00830CF4">
      <w:pPr>
        <w:pStyle w:val="Heading3"/>
      </w:pPr>
      <w:bookmarkStart w:id="66" w:name="_Toc497077010"/>
      <w:r>
        <w:t>Register for Account</w:t>
      </w:r>
      <w:bookmarkEnd w:id="66"/>
    </w:p>
    <w:p w14:paraId="32AF8071" w14:textId="3D21AE54" w:rsidR="001D14C4" w:rsidRPr="001D14C4" w:rsidRDefault="06D8872F" w:rsidP="001D14C4">
      <w:pPr>
        <w:ind w:firstLine="720"/>
        <w:rPr>
          <w:ins w:id="67" w:author="Cole" w:date="2017-10-29T21:21:00Z"/>
        </w:rPr>
      </w:pPr>
      <w:r>
        <w:t xml:space="preserve">Register for an Account is a function available to customers and car wash owners. </w:t>
      </w:r>
      <w:r w:rsidR="1A663451">
        <w:t>For customers, accounts allow for viewing gift card status and includes them in mailing lists. For owners, registering will create a dedicated database containing information retrieved from their car wash servers.</w:t>
      </w:r>
    </w:p>
    <w:p w14:paraId="3F173A87" w14:textId="155DFEF4" w:rsidR="7375E479" w:rsidRDefault="7375E479" w:rsidP="00830CF4">
      <w:pPr>
        <w:pStyle w:val="Heading3"/>
      </w:pPr>
      <w:bookmarkStart w:id="68" w:name="_Toc497077011"/>
      <w:r>
        <w:t>Create Webpage and Database</w:t>
      </w:r>
      <w:bookmarkEnd w:id="68"/>
    </w:p>
    <w:p w14:paraId="59D0969C" w14:textId="540D52EC" w:rsidR="06D8872F" w:rsidRDefault="027AAA03" w:rsidP="001D14C4">
      <w:pPr>
        <w:ind w:firstLine="720"/>
      </w:pPr>
      <w:r>
        <w:t>Create Webpage Database is a function available to Exacta on Exacta's system. When an owner registers an account, Exacta's system creates a hosted database containing information stored in the car wash servers. It also creates a unique webpage that presents the information catered to the client's needs.</w:t>
      </w:r>
    </w:p>
    <w:p w14:paraId="5E09C735" w14:textId="735BBB37" w:rsidR="7375E479" w:rsidRDefault="027AAA03" w:rsidP="06D8872F">
      <w:pPr>
        <w:pStyle w:val="Heading3"/>
      </w:pPr>
      <w:r>
        <w:t xml:space="preserve"> </w:t>
      </w:r>
      <w:bookmarkStart w:id="69" w:name="_Toc497077012"/>
      <w:r w:rsidR="7375E479">
        <w:t>Send Automated Fleet Card Invoice (Monthly)</w:t>
      </w:r>
      <w:bookmarkEnd w:id="69"/>
    </w:p>
    <w:p w14:paraId="7B552012" w14:textId="69F2A482" w:rsidR="06D8872F" w:rsidRDefault="027AAA03" w:rsidP="027AAA03">
      <w:pPr>
        <w:ind w:firstLine="720"/>
      </w:pPr>
      <w:r>
        <w:t>Send Automated Fleet Card Invoice is a nonfunctional feature that automatically will relay an email to registered customers the details of their account at the end of every month. This will occur the final day of the month, and will require no user input to send, but can be manually adjusted, or set by the users not to send if they wish not to receive these emails. The information relayed will contain all transactions involving adding credit through a card and using it within the past month. All changes will be recorded, as well as the date of their change.</w:t>
      </w:r>
    </w:p>
    <w:p w14:paraId="14A80E72" w14:textId="1AAB12F7" w:rsidR="027AAA03" w:rsidRDefault="027AAA03" w:rsidP="027AAA03">
      <w:pPr>
        <w:pStyle w:val="Heading3"/>
      </w:pPr>
      <w:bookmarkStart w:id="70" w:name="_Toc497077013"/>
      <w:r>
        <w:t>Select State for Login</w:t>
      </w:r>
      <w:bookmarkEnd w:id="70"/>
    </w:p>
    <w:p w14:paraId="1067A1AE" w14:textId="6B582541" w:rsidR="027AAA03" w:rsidRDefault="027AAA03" w:rsidP="027AAA03">
      <w:pPr>
        <w:ind w:firstLine="720"/>
      </w:pPr>
      <w:r>
        <w:t xml:space="preserve">When the manager logs in to the website they are able to select to view the manager page or the employee page for protection against tailgating. The manager view lets them see extra information about the site such as </w:t>
      </w:r>
    </w:p>
    <w:p w14:paraId="6513B9B1" w14:textId="12E81BCB" w:rsidR="00040C61" w:rsidRDefault="00040C61" w:rsidP="00040C61">
      <w:pPr>
        <w:pStyle w:val="Heading2"/>
      </w:pPr>
      <w:bookmarkStart w:id="71" w:name="_Toc497077014"/>
      <w:r>
        <w:lastRenderedPageBreak/>
        <w:t>Class Diagram</w:t>
      </w:r>
      <w:bookmarkEnd w:id="71"/>
    </w:p>
    <w:p w14:paraId="347E5995" w14:textId="77777777" w:rsidR="001D14C4" w:rsidRDefault="00040C61">
      <w:pPr>
        <w:pPrChange w:id="72" w:author="Cole" w:date="2017-10-29T21:40:00Z">
          <w:pPr>
            <w:pStyle w:val="Heading2"/>
          </w:pPr>
        </w:pPrChange>
      </w:pPr>
      <w:r>
        <w:rPr>
          <w:noProof/>
        </w:rPr>
        <w:drawing>
          <wp:anchor distT="0" distB="0" distL="114300" distR="114300" simplePos="0" relativeHeight="251665408" behindDoc="0" locked="0" layoutInCell="1" allowOverlap="1" wp14:anchorId="27E4C638" wp14:editId="113E264F">
            <wp:simplePos x="0" y="0"/>
            <wp:positionH relativeFrom="column">
              <wp:posOffset>0</wp:posOffset>
            </wp:positionH>
            <wp:positionV relativeFrom="paragraph">
              <wp:posOffset>-5154</wp:posOffset>
            </wp:positionV>
            <wp:extent cx="5943600" cy="6543675"/>
            <wp:effectExtent l="0" t="0" r="0" b="0"/>
            <wp:wrapTopAndBottom/>
            <wp:docPr id="4" name="Picture 4" descr="C:\Users\533925\ownCloud\SAIT\Classes\Year 2\Semester 3\System Analysis and Design\capstoneFiles\clas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533925\ownCloud\SAIT\Classes\Year 2\Semester 3\System Analysis and Design\capstoneFiles\classU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543675"/>
                    </a:xfrm>
                    <a:prstGeom prst="rect">
                      <a:avLst/>
                    </a:prstGeom>
                    <a:noFill/>
                    <a:ln>
                      <a:noFill/>
                    </a:ln>
                  </pic:spPr>
                </pic:pic>
              </a:graphicData>
            </a:graphic>
          </wp:anchor>
        </w:drawing>
      </w:r>
    </w:p>
    <w:p w14:paraId="50B9A0B0" w14:textId="77777777" w:rsidR="00A57243" w:rsidRDefault="001D14C4">
      <w:pPr>
        <w:pStyle w:val="Caption"/>
        <w:rPr>
          <w:noProof/>
        </w:rPr>
        <w:pPrChange w:id="73" w:author="Cole" w:date="2017-10-29T21:44:00Z">
          <w:pPr>
            <w:pStyle w:val="Heading2"/>
          </w:pPr>
        </w:pPrChange>
      </w:pPr>
      <w:bookmarkStart w:id="74" w:name="_Toc497076533"/>
      <w:r>
        <w:t xml:space="preserve">Figure </w:t>
      </w:r>
      <w:r w:rsidR="003E6B16">
        <w:fldChar w:fldCharType="begin"/>
      </w:r>
      <w:r w:rsidR="003E6B16">
        <w:instrText xml:space="preserve"> SEQ Figure \</w:instrText>
      </w:r>
      <w:r w:rsidR="003E6B16">
        <w:instrText xml:space="preserve">* ARABIC </w:instrText>
      </w:r>
      <w:r w:rsidR="003E6B16">
        <w:fldChar w:fldCharType="separate"/>
      </w:r>
      <w:r w:rsidR="00937D33">
        <w:rPr>
          <w:noProof/>
        </w:rPr>
        <w:t>3</w:t>
      </w:r>
      <w:r w:rsidR="003E6B16">
        <w:rPr>
          <w:noProof/>
        </w:rPr>
        <w:fldChar w:fldCharType="end"/>
      </w:r>
      <w:r>
        <w:t>-</w:t>
      </w:r>
      <w:r>
        <w:rPr>
          <w:noProof/>
        </w:rPr>
        <w:t xml:space="preserve"> UML Class Diagram</w:t>
      </w:r>
      <w:bookmarkEnd w:id="74"/>
    </w:p>
    <w:p w14:paraId="79CEF05D" w14:textId="7C565115" w:rsidR="00040C61" w:rsidRPr="003D4C3B" w:rsidDel="001D14C4" w:rsidRDefault="00937D33" w:rsidP="00A57243">
      <w:pPr>
        <w:pStyle w:val="Heading2"/>
        <w:rPr>
          <w:del w:id="75" w:author="Cole" w:date="2017-10-29T21:21:00Z"/>
        </w:rPr>
      </w:pPr>
      <w:bookmarkStart w:id="76" w:name="_Toc497077015"/>
      <w:ins w:id="77" w:author="Cole" w:date="2017-10-29T21:36:00Z">
        <w:r w:rsidRPr="003D4C3B">
          <w:rPr>
            <w:noProof/>
            <w:rPrChange w:id="78" w:author="Cole" w:date="2017-10-29T21:43:00Z">
              <w:rPr>
                <w:noProof/>
              </w:rPr>
            </w:rPrChange>
          </w:rPr>
          <w:lastRenderedPageBreak/>
          <w:drawing>
            <wp:anchor distT="0" distB="0" distL="114300" distR="114300" simplePos="0" relativeHeight="251659264" behindDoc="0" locked="0" layoutInCell="1" allowOverlap="1" wp14:anchorId="598534DB" wp14:editId="6A9F895E">
              <wp:simplePos x="0" y="0"/>
              <wp:positionH relativeFrom="column">
                <wp:posOffset>94999</wp:posOffset>
              </wp:positionH>
              <wp:positionV relativeFrom="paragraph">
                <wp:posOffset>297180</wp:posOffset>
              </wp:positionV>
              <wp:extent cx="1605516" cy="2245064"/>
              <wp:effectExtent l="0" t="0" r="0" b="0"/>
              <wp:wrapTopAndBottom/>
              <wp:docPr id="8" name="Picture 8" descr="C:\Users\533925\ownCloud\SAIT\Classes\Year 2\Semester 3\System Analysis and Design\capstoneFiles\linkACardTo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533925\ownCloud\SAIT\Classes\Year 2\Semester 3\System Analysis and Design\capstoneFiles\linkACardToU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5516" cy="2245064"/>
                      </a:xfrm>
                      <a:prstGeom prst="rect">
                        <a:avLst/>
                      </a:prstGeom>
                      <a:noFill/>
                      <a:ln>
                        <a:noFill/>
                      </a:ln>
                    </pic:spPr>
                  </pic:pic>
                </a:graphicData>
              </a:graphic>
            </wp:anchor>
          </w:drawing>
        </w:r>
        <w:r w:rsidRPr="003D4C3B">
          <w:rPr>
            <w:noProof/>
            <w:rPrChange w:id="79" w:author="Cole" w:date="2017-10-29T21:43:00Z">
              <w:rPr>
                <w:noProof/>
              </w:rPr>
            </w:rPrChange>
          </w:rPr>
          <w:drawing>
            <wp:anchor distT="0" distB="0" distL="114300" distR="114300" simplePos="0" relativeHeight="251660288" behindDoc="0" locked="0" layoutInCell="1" allowOverlap="1" wp14:anchorId="184A6ED1" wp14:editId="114EF7E2">
              <wp:simplePos x="0" y="0"/>
              <wp:positionH relativeFrom="column">
                <wp:posOffset>95250</wp:posOffset>
              </wp:positionH>
              <wp:positionV relativeFrom="paragraph">
                <wp:posOffset>2970840</wp:posOffset>
              </wp:positionV>
              <wp:extent cx="2308860" cy="2243455"/>
              <wp:effectExtent l="0" t="0" r="0" b="0"/>
              <wp:wrapTopAndBottom/>
              <wp:docPr id="7" name="Picture 7" descr="C:\Users\533925\ownCloud\SAIT\Classes\Year 2\Semester 3\System Analysis and Design\capstoneFiles\createGiftC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533925\ownCloud\SAIT\Classes\Year 2\Semester 3\System Analysis and Design\capstoneFiles\createGiftCard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8860" cy="2243455"/>
                      </a:xfrm>
                      <a:prstGeom prst="rect">
                        <a:avLst/>
                      </a:prstGeom>
                      <a:noFill/>
                      <a:ln>
                        <a:noFill/>
                      </a:ln>
                    </pic:spPr>
                  </pic:pic>
                </a:graphicData>
              </a:graphic>
            </wp:anchor>
          </w:drawing>
        </w:r>
      </w:ins>
      <w:ins w:id="80" w:author="Cole" w:date="2017-10-29T21:39:00Z">
        <w:r w:rsidRPr="003D4C3B">
          <w:rPr>
            <w:noProof/>
            <w:rPrChange w:id="81" w:author="Cole" w:date="2017-10-29T21:43:00Z">
              <w:rPr>
                <w:noProof/>
              </w:rPr>
            </w:rPrChange>
          </w:rPr>
          <mc:AlternateContent>
            <mc:Choice Requires="wps">
              <w:drawing>
                <wp:anchor distT="0" distB="0" distL="114300" distR="114300" simplePos="0" relativeHeight="251664384" behindDoc="0" locked="0" layoutInCell="1" allowOverlap="1" wp14:anchorId="4EC0146F" wp14:editId="16D241A7">
                  <wp:simplePos x="0" y="0"/>
                  <wp:positionH relativeFrom="column">
                    <wp:posOffset>95250</wp:posOffset>
                  </wp:positionH>
                  <wp:positionV relativeFrom="paragraph">
                    <wp:posOffset>5207635</wp:posOffset>
                  </wp:positionV>
                  <wp:extent cx="230886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308860" cy="635"/>
                          </a:xfrm>
                          <a:prstGeom prst="rect">
                            <a:avLst/>
                          </a:prstGeom>
                          <a:solidFill>
                            <a:prstClr val="white"/>
                          </a:solidFill>
                          <a:ln>
                            <a:noFill/>
                          </a:ln>
                          <a:effectLst/>
                        </wps:spPr>
                        <wps:txbx>
                          <w:txbxContent>
                            <w:p w14:paraId="26254101" w14:textId="34D32B25" w:rsidR="00E5596E" w:rsidRDefault="00E5596E">
                              <w:pPr>
                                <w:pStyle w:val="Caption"/>
                                <w:pPrChange w:id="82" w:author="Cole" w:date="2017-10-29T21:39:00Z">
                                  <w:pPr>
                                    <w:pStyle w:val="Heading2"/>
                                  </w:pPr>
                                </w:pPrChange>
                              </w:pPr>
                              <w:bookmarkStart w:id="83" w:name="_Toc497076534"/>
                              <w:ins w:id="84" w:author="Cole" w:date="2017-10-29T21:39:00Z">
                                <w:r>
                                  <w:t xml:space="preserve">Figure </w:t>
                                </w:r>
                                <w:r>
                                  <w:fldChar w:fldCharType="begin"/>
                                </w:r>
                                <w:r>
                                  <w:instrText xml:space="preserve"> SEQ Figure \* ARABIC </w:instrText>
                                </w:r>
                              </w:ins>
                              <w:r>
                                <w:fldChar w:fldCharType="separate"/>
                              </w:r>
                              <w:ins w:id="85" w:author="Cole" w:date="2017-10-29T21:39:00Z">
                                <w:r>
                                  <w:rPr>
                                    <w:noProof/>
                                  </w:rPr>
                                  <w:t>4</w:t>
                                </w:r>
                                <w:r>
                                  <w:fldChar w:fldCharType="end"/>
                                </w:r>
                                <w:r>
                                  <w:t xml:space="preserve"> - Sequence for Creating a New Gift Card</w:t>
                                </w:r>
                              </w:ins>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0146F" id="Text Box 11" o:spid="_x0000_s1027" type="#_x0000_t202" style="position:absolute;margin-left:7.5pt;margin-top:410.05pt;width:181.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" stroked="f">
                  <v:textbox style="mso-fit-shape-to-text:t" inset="0,0,0,0">
                    <w:txbxContent>
                      <w:p w14:paraId="26254101" w14:textId="34D32B25" w:rsidR="00E5596E" w:rsidRDefault="00E5596E">
                        <w:pPr>
                          <w:pStyle w:val="Caption"/>
                          <w:pPrChange w:id="86" w:author="Cole" w:date="2017-10-29T21:39:00Z">
                            <w:pPr>
                              <w:pStyle w:val="Heading2"/>
                            </w:pPr>
                          </w:pPrChange>
                        </w:pPr>
                        <w:bookmarkStart w:id="87" w:name="_Toc497076534"/>
                        <w:ins w:id="88" w:author="Cole" w:date="2017-10-29T21:39:00Z">
                          <w:r>
                            <w:t xml:space="preserve">Figure </w:t>
                          </w:r>
                          <w:r>
                            <w:fldChar w:fldCharType="begin"/>
                          </w:r>
                          <w:r>
                            <w:instrText xml:space="preserve"> SEQ Figure \* ARABIC </w:instrText>
                          </w:r>
                        </w:ins>
                        <w:r>
                          <w:fldChar w:fldCharType="separate"/>
                        </w:r>
                        <w:ins w:id="89" w:author="Cole" w:date="2017-10-29T21:39:00Z">
                          <w:r>
                            <w:rPr>
                              <w:noProof/>
                            </w:rPr>
                            <w:t>4</w:t>
                          </w:r>
                          <w:r>
                            <w:fldChar w:fldCharType="end"/>
                          </w:r>
                          <w:r>
                            <w:t xml:space="preserve"> - Sequence for Creating a New Gift Card</w:t>
                          </w:r>
                        </w:ins>
                        <w:bookmarkEnd w:id="87"/>
                      </w:p>
                    </w:txbxContent>
                  </v:textbox>
                  <w10:wrap type="topAndBottom"/>
                </v:shape>
              </w:pict>
            </mc:Fallback>
          </mc:AlternateContent>
        </w:r>
      </w:ins>
      <w:ins w:id="90" w:author="Cole" w:date="2017-10-29T21:37:00Z">
        <w:r w:rsidR="000F1440" w:rsidRPr="003D4C3B">
          <w:rPr>
            <w:noProof/>
            <w:rPrChange w:id="91" w:author="Cole" w:date="2017-10-29T21:43:00Z">
              <w:rPr>
                <w:noProof/>
              </w:rPr>
            </w:rPrChange>
          </w:rPr>
          <mc:AlternateContent>
            <mc:Choice Requires="wps">
              <w:drawing>
                <wp:anchor distT="0" distB="0" distL="114300" distR="114300" simplePos="0" relativeHeight="251662336" behindDoc="0" locked="0" layoutInCell="1" allowOverlap="1" wp14:anchorId="47B4B27A" wp14:editId="64DF5E43">
                  <wp:simplePos x="0" y="0"/>
                  <wp:positionH relativeFrom="column">
                    <wp:posOffset>286385</wp:posOffset>
                  </wp:positionH>
                  <wp:positionV relativeFrom="paragraph">
                    <wp:posOffset>2599055</wp:posOffset>
                  </wp:positionV>
                  <wp:extent cx="160528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1605280" cy="635"/>
                          </a:xfrm>
                          <a:prstGeom prst="rect">
                            <a:avLst/>
                          </a:prstGeom>
                          <a:solidFill>
                            <a:prstClr val="white"/>
                          </a:solidFill>
                          <a:ln>
                            <a:noFill/>
                          </a:ln>
                          <a:effectLst/>
                        </wps:spPr>
                        <wps:txbx>
                          <w:txbxContent>
                            <w:p w14:paraId="40E09791" w14:textId="6E3F0189" w:rsidR="00E5596E" w:rsidRDefault="00E5596E">
                              <w:pPr>
                                <w:pStyle w:val="Caption"/>
                                <w:pPrChange w:id="92" w:author="Cole" w:date="2017-10-29T21:37:00Z">
                                  <w:pPr>
                                    <w:pStyle w:val="Heading2"/>
                                  </w:pPr>
                                </w:pPrChange>
                              </w:pPr>
                              <w:bookmarkStart w:id="93" w:name="_Toc497076535"/>
                              <w:ins w:id="94" w:author="Cole" w:date="2017-10-29T21:37:00Z">
                                <w:r>
                                  <w:t xml:space="preserve">Figure </w:t>
                                </w:r>
                                <w:r>
                                  <w:fldChar w:fldCharType="begin"/>
                                </w:r>
                                <w:r>
                                  <w:instrText xml:space="preserve"> SEQ Figure \* ARABIC </w:instrText>
                                </w:r>
                              </w:ins>
                              <w:r>
                                <w:fldChar w:fldCharType="separate"/>
                              </w:r>
                              <w:ins w:id="95" w:author="Cole" w:date="2017-10-29T21:39:00Z">
                                <w:r>
                                  <w:rPr>
                                    <w:noProof/>
                                  </w:rPr>
                                  <w:t>5</w:t>
                                </w:r>
                              </w:ins>
                              <w:ins w:id="96" w:author="Cole" w:date="2017-10-29T21:37:00Z">
                                <w:r>
                                  <w:fldChar w:fldCharType="end"/>
                                </w:r>
                                <w:r>
                                  <w:t xml:space="preserve"> - Sequence Linking a Gift Card to an Account</w:t>
                                </w:r>
                              </w:ins>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4B27A" id="Text Box 9" o:spid="_x0000_s1028" type="#_x0000_t202" style="position:absolute;margin-left:22.55pt;margin-top:204.65pt;width:126.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" stroked="f">
                  <v:textbox style="mso-fit-shape-to-text:t" inset="0,0,0,0">
                    <w:txbxContent>
                      <w:p w14:paraId="40E09791" w14:textId="6E3F0189" w:rsidR="00E5596E" w:rsidRDefault="00E5596E">
                        <w:pPr>
                          <w:pStyle w:val="Caption"/>
                          <w:pPrChange w:id="97" w:author="Cole" w:date="2017-10-29T21:37:00Z">
                            <w:pPr>
                              <w:pStyle w:val="Heading2"/>
                            </w:pPr>
                          </w:pPrChange>
                        </w:pPr>
                        <w:bookmarkStart w:id="98" w:name="_Toc497076535"/>
                        <w:ins w:id="99" w:author="Cole" w:date="2017-10-29T21:37:00Z">
                          <w:r>
                            <w:t xml:space="preserve">Figure </w:t>
                          </w:r>
                          <w:r>
                            <w:fldChar w:fldCharType="begin"/>
                          </w:r>
                          <w:r>
                            <w:instrText xml:space="preserve"> SEQ Figure \* ARABIC </w:instrText>
                          </w:r>
                        </w:ins>
                        <w:r>
                          <w:fldChar w:fldCharType="separate"/>
                        </w:r>
                        <w:ins w:id="100" w:author="Cole" w:date="2017-10-29T21:39:00Z">
                          <w:r>
                            <w:rPr>
                              <w:noProof/>
                            </w:rPr>
                            <w:t>5</w:t>
                          </w:r>
                        </w:ins>
                        <w:ins w:id="101" w:author="Cole" w:date="2017-10-29T21:37:00Z">
                          <w:r>
                            <w:fldChar w:fldCharType="end"/>
                          </w:r>
                          <w:r>
                            <w:t xml:space="preserve"> - Sequence Linking a Gift Card to an Account</w:t>
                          </w:r>
                        </w:ins>
                        <w:bookmarkEnd w:id="98"/>
                      </w:p>
                    </w:txbxContent>
                  </v:textbox>
                  <w10:wrap type="topAndBottom"/>
                </v:shape>
              </w:pict>
            </mc:Fallback>
          </mc:AlternateContent>
        </w:r>
      </w:ins>
      <w:bookmarkEnd w:id="76"/>
    </w:p>
    <w:p w14:paraId="68618700" w14:textId="0668EC6B" w:rsidR="001D14C4" w:rsidRPr="003D4C3B" w:rsidRDefault="001D14C4">
      <w:pPr>
        <w:pStyle w:val="Heading2"/>
        <w:rPr>
          <w:ins w:id="102" w:author="Cole" w:date="2017-10-29T21:35:00Z"/>
        </w:rPr>
      </w:pPr>
      <w:bookmarkStart w:id="103" w:name="_Toc497077016"/>
      <w:r w:rsidRPr="003D4C3B">
        <w:t>Sequence Diagram</w:t>
      </w:r>
      <w:bookmarkEnd w:id="103"/>
    </w:p>
    <w:p w14:paraId="2D538FD7" w14:textId="20C8079B" w:rsidR="001D14C4" w:rsidRPr="001D14C4" w:rsidDel="00547805" w:rsidRDefault="001D14C4" w:rsidP="003971DE">
      <w:pPr>
        <w:rPr>
          <w:del w:id="104" w:author="Cole" w:date="2017-10-29T21:39:00Z"/>
        </w:rPr>
      </w:pPr>
    </w:p>
    <w:p w14:paraId="0329B270" w14:textId="00850609" w:rsidR="1875032E" w:rsidRDefault="7375E479" w:rsidP="06D8872F">
      <w:pPr>
        <w:pStyle w:val="Heading2"/>
      </w:pPr>
      <w:bookmarkStart w:id="105" w:name="_Toc497077017"/>
      <w:r>
        <w:t>Non-functional Requirements</w:t>
      </w:r>
      <w:bookmarkEnd w:id="105"/>
    </w:p>
    <w:p w14:paraId="504965C7" w14:textId="0A08869D" w:rsidR="1875032E" w:rsidRDefault="1875032E" w:rsidP="1875032E">
      <w:r>
        <w:t>The non-functional Requirements for the system are:</w:t>
      </w:r>
    </w:p>
    <w:p w14:paraId="05E7E9AD" w14:textId="1F40E339" w:rsidR="027AAA03" w:rsidRDefault="027AAA03" w:rsidP="00853F49">
      <w:pPr>
        <w:pStyle w:val="ListParagraph"/>
        <w:numPr>
          <w:ilvl w:val="0"/>
          <w:numId w:val="10"/>
        </w:numPr>
      </w:pPr>
      <w:r>
        <w:t>The user should be able to login</w:t>
      </w:r>
    </w:p>
    <w:p w14:paraId="631CDEA3" w14:textId="40C012C8" w:rsidR="027AAA03" w:rsidRDefault="027AAA03" w:rsidP="00853F49">
      <w:pPr>
        <w:pStyle w:val="ListParagraph"/>
        <w:numPr>
          <w:ilvl w:val="0"/>
          <w:numId w:val="9"/>
        </w:numPr>
      </w:pPr>
      <w:r w:rsidRPr="027AAA03">
        <w:t>Many users on the site at one time</w:t>
      </w:r>
    </w:p>
    <w:p w14:paraId="7F79CED5" w14:textId="4197A909" w:rsidR="027AAA03" w:rsidRDefault="00CC0ABF" w:rsidP="00853F49">
      <w:pPr>
        <w:pStyle w:val="ListParagraph"/>
        <w:numPr>
          <w:ilvl w:val="0"/>
          <w:numId w:val="10"/>
        </w:numPr>
      </w:pPr>
      <w:r>
        <w:t>Able to run on a couple of systems</w:t>
      </w:r>
    </w:p>
    <w:p w14:paraId="462B9541" w14:textId="664E582A" w:rsidR="1875032E" w:rsidRDefault="1875032E" w:rsidP="1875032E">
      <w:pPr>
        <w:pStyle w:val="Heading2"/>
      </w:pPr>
      <w:bookmarkStart w:id="106" w:name="_Toc497077018"/>
      <w:r>
        <w:t>System Interface Requirements</w:t>
      </w:r>
      <w:bookmarkEnd w:id="106"/>
    </w:p>
    <w:p w14:paraId="0B22D1B1" w14:textId="633FA5EC" w:rsidR="027AAA03" w:rsidRDefault="027AAA03" w:rsidP="027AAA03">
      <w:r w:rsidRPr="027AAA03">
        <w:t>The system interface requirements for the system are:</w:t>
      </w:r>
    </w:p>
    <w:p w14:paraId="54B7701F" w14:textId="16CDD57E" w:rsidR="027AAA03" w:rsidRDefault="027AAA03" w:rsidP="00853F49">
      <w:pPr>
        <w:pStyle w:val="ListParagraph"/>
        <w:numPr>
          <w:ilvl w:val="0"/>
          <w:numId w:val="9"/>
        </w:numPr>
      </w:pPr>
      <w:r w:rsidRPr="027AAA03">
        <w:t>Clean, efficient and concise</w:t>
      </w:r>
    </w:p>
    <w:p w14:paraId="7F2C3BC4" w14:textId="72546D07" w:rsidR="027AAA03" w:rsidRDefault="027AAA03" w:rsidP="00853F49">
      <w:pPr>
        <w:pStyle w:val="ListParagraph"/>
        <w:numPr>
          <w:ilvl w:val="0"/>
          <w:numId w:val="9"/>
        </w:numPr>
      </w:pPr>
      <w:r w:rsidRPr="027AAA03">
        <w:t>English speaking users</w:t>
      </w:r>
    </w:p>
    <w:p w14:paraId="52881976" w14:textId="3A33A8C7" w:rsidR="027AAA03" w:rsidRDefault="027AAA03" w:rsidP="00853F49">
      <w:pPr>
        <w:pStyle w:val="ListParagraph"/>
        <w:numPr>
          <w:ilvl w:val="0"/>
          <w:numId w:val="9"/>
        </w:numPr>
      </w:pPr>
    </w:p>
    <w:p w14:paraId="140761A4" w14:textId="53308B42" w:rsidR="1875032E" w:rsidRDefault="1875032E" w:rsidP="1875032E">
      <w:pPr>
        <w:pStyle w:val="Heading2"/>
      </w:pPr>
      <w:bookmarkStart w:id="107" w:name="_Toc497077019"/>
      <w:r>
        <w:lastRenderedPageBreak/>
        <w:t>Maintainability and Administration Requirements</w:t>
      </w:r>
      <w:bookmarkEnd w:id="107"/>
    </w:p>
    <w:p w14:paraId="214B626A" w14:textId="72933ACE" w:rsidR="0BACB9A6" w:rsidRDefault="1875032E" w:rsidP="027AAA03">
      <w:pPr>
        <w:pStyle w:val="Heading2"/>
      </w:pPr>
      <w:bookmarkStart w:id="108" w:name="_Toc497077020"/>
      <w:r>
        <w:t>Usability Requirements</w:t>
      </w:r>
      <w:bookmarkEnd w:id="108"/>
    </w:p>
    <w:p w14:paraId="6DC24673" w14:textId="0989B78A" w:rsidR="1875032E" w:rsidRDefault="1875032E" w:rsidP="1875032E">
      <w:pPr>
        <w:pStyle w:val="Heading1"/>
      </w:pPr>
      <w:bookmarkStart w:id="109" w:name="_Toc497077021"/>
      <w:r>
        <w:t>Project Management</w:t>
      </w:r>
      <w:bookmarkEnd w:id="109"/>
    </w:p>
    <w:p w14:paraId="158B86C5" w14:textId="31A472F9" w:rsidR="1875032E" w:rsidRDefault="1875032E" w:rsidP="1875032E">
      <w:pPr>
        <w:pStyle w:val="Heading2"/>
      </w:pPr>
      <w:bookmarkStart w:id="110" w:name="_Toc497077022"/>
      <w:r>
        <w:t>Schedule</w:t>
      </w:r>
      <w:bookmarkEnd w:id="110"/>
    </w:p>
    <w:p w14:paraId="25534636" w14:textId="7A56CF0C" w:rsidR="1875032E" w:rsidRDefault="1875032E" w:rsidP="1875032E">
      <w:pPr>
        <w:pStyle w:val="Heading2"/>
      </w:pPr>
      <w:bookmarkStart w:id="111" w:name="_Toc497077023"/>
      <w:r>
        <w:t>Team Configuration</w:t>
      </w:r>
      <w:bookmarkEnd w:id="111"/>
    </w:p>
    <w:p w14:paraId="1B03A5BA" w14:textId="4175C8BA" w:rsidR="1875032E" w:rsidRDefault="0BACB9A6" w:rsidP="1875032E">
      <w:pPr>
        <w:pStyle w:val="Heading2"/>
      </w:pPr>
      <w:bookmarkStart w:id="112" w:name="_Toc497077024"/>
      <w:r>
        <w:t>Project Standards and Procedures</w:t>
      </w:r>
      <w:bookmarkEnd w:id="112"/>
    </w:p>
    <w:p w14:paraId="7EEFF57F" w14:textId="798878FE" w:rsidR="0BACB9A6" w:rsidRDefault="0BACB9A6" w:rsidP="00853F49">
      <w:pPr>
        <w:pStyle w:val="ListParagraph"/>
        <w:numPr>
          <w:ilvl w:val="0"/>
          <w:numId w:val="8"/>
        </w:numPr>
      </w:pPr>
      <w:r w:rsidRPr="0BACB9A6">
        <w:t>Java 9</w:t>
      </w:r>
    </w:p>
    <w:p w14:paraId="7AD2BD49" w14:textId="2BDB4EDD" w:rsidR="0BACB9A6" w:rsidRDefault="6A68B570" w:rsidP="00853F49">
      <w:pPr>
        <w:pStyle w:val="ListParagraph"/>
        <w:numPr>
          <w:ilvl w:val="0"/>
          <w:numId w:val="8"/>
        </w:numPr>
      </w:pPr>
      <w:r>
        <w:t xml:space="preserve">MySQL </w:t>
      </w:r>
    </w:p>
    <w:p w14:paraId="60C92D33" w14:textId="6AE711BF" w:rsidR="0BACB9A6" w:rsidRDefault="0BACB9A6" w:rsidP="00853F49">
      <w:pPr>
        <w:pStyle w:val="ListParagraph"/>
        <w:numPr>
          <w:ilvl w:val="0"/>
          <w:numId w:val="8"/>
        </w:numPr>
      </w:pPr>
      <w:r w:rsidRPr="0BACB9A6">
        <w:t>Eclipse Oxygen</w:t>
      </w:r>
    </w:p>
    <w:p w14:paraId="0DE4261F" w14:textId="5C452D6E" w:rsidR="0BACB9A6" w:rsidRDefault="6A68B570" w:rsidP="00853F49">
      <w:pPr>
        <w:pStyle w:val="ListParagraph"/>
        <w:numPr>
          <w:ilvl w:val="0"/>
          <w:numId w:val="8"/>
        </w:numPr>
      </w:pPr>
      <w:r w:rsidRPr="6A68B570">
        <w:t>Word Online</w:t>
      </w:r>
    </w:p>
    <w:p w14:paraId="10C7562C" w14:textId="5184A763" w:rsidR="1875032E" w:rsidRDefault="6A68B570" w:rsidP="1875032E">
      <w:pPr>
        <w:pStyle w:val="ListParagraph"/>
        <w:numPr>
          <w:ilvl w:val="0"/>
          <w:numId w:val="8"/>
        </w:numPr>
      </w:pPr>
      <w:r w:rsidRPr="6A68B570">
        <w:t>Software Ideas Modeler</w:t>
      </w:r>
    </w:p>
    <w:p w14:paraId="27E16B5F" w14:textId="47A4A4F5" w:rsidR="0BACB9A6" w:rsidRDefault="0BACB9A6" w:rsidP="0BACB9A6">
      <w:pPr>
        <w:pStyle w:val="Heading1"/>
      </w:pPr>
      <w:bookmarkStart w:id="113" w:name="_Toc497077025"/>
      <w:r>
        <w:t>Glossary</w:t>
      </w:r>
      <w:bookmarkEnd w:id="113"/>
    </w:p>
    <w:tbl>
      <w:tblPr>
        <w:tblStyle w:val="TableGrid"/>
        <w:tblW w:w="0" w:type="auto"/>
        <w:tblLook w:val="04A0" w:firstRow="1" w:lastRow="0" w:firstColumn="1" w:lastColumn="0" w:noHBand="0" w:noVBand="1"/>
      </w:tblPr>
      <w:tblGrid>
        <w:gridCol w:w="2245"/>
        <w:gridCol w:w="7105"/>
      </w:tblGrid>
      <w:tr w:rsidR="009507C8" w14:paraId="60E7F60A" w14:textId="77777777" w:rsidTr="00572DBE">
        <w:tc>
          <w:tcPr>
            <w:tcW w:w="2245" w:type="dxa"/>
            <w:tcBorders>
              <w:top w:val="nil"/>
              <w:left w:val="nil"/>
              <w:bottom w:val="nil"/>
              <w:right w:val="nil"/>
            </w:tcBorders>
          </w:tcPr>
          <w:p w14:paraId="1032CA8B" w14:textId="7E8A84D5" w:rsidR="009507C8" w:rsidRDefault="009507C8" w:rsidP="00AC1725">
            <w:r>
              <w:t>Exacta</w:t>
            </w:r>
          </w:p>
        </w:tc>
        <w:tc>
          <w:tcPr>
            <w:tcW w:w="7105" w:type="dxa"/>
            <w:tcBorders>
              <w:top w:val="nil"/>
              <w:left w:val="nil"/>
              <w:bottom w:val="nil"/>
              <w:right w:val="nil"/>
            </w:tcBorders>
          </w:tcPr>
          <w:p w14:paraId="07910135" w14:textId="4340B28D" w:rsidR="009507C8" w:rsidRDefault="00164163" w:rsidP="00AC1725">
            <w:r>
              <w:t>The marketing term and name for Exact One Ltd. used on all equipment and products sold.</w:t>
            </w:r>
          </w:p>
        </w:tc>
      </w:tr>
    </w:tbl>
    <w:p w14:paraId="4B73C51D" w14:textId="77777777" w:rsidR="00AC1725" w:rsidRPr="00AC1725" w:rsidRDefault="00AC1725" w:rsidP="00AC1725"/>
    <w:p w14:paraId="019C2B37" w14:textId="18B210D9" w:rsidR="1875032E" w:rsidRDefault="1875032E" w:rsidP="1875032E">
      <w:pPr>
        <w:pStyle w:val="Heading1"/>
      </w:pPr>
      <w:bookmarkStart w:id="114" w:name="_Toc497077026"/>
      <w:r>
        <w:t>Index</w:t>
      </w:r>
      <w:bookmarkEnd w:id="114"/>
    </w:p>
    <w:p w14:paraId="24B37DB4" w14:textId="77777777" w:rsidR="00CC0ABF" w:rsidRDefault="003E6B16" w:rsidP="00CC0ABF">
      <w:pPr>
        <w:rPr>
          <w:b/>
          <w:bCs/>
          <w:noProof/>
        </w:rPr>
      </w:pPr>
      <w:r>
        <w:fldChar w:fldCharType="begin"/>
      </w:r>
      <w:r>
        <w:instrText xml:space="preserve"> INDEX \c "2" \z "1033" </w:instrText>
      </w:r>
      <w:r>
        <w:fldChar w:fldCharType="separate"/>
      </w:r>
      <w:r w:rsidR="00CC0ABF">
        <w:rPr>
          <w:b/>
          <w:bCs/>
          <w:noProof/>
        </w:rPr>
        <w:t>No index entries found.</w:t>
      </w:r>
      <w:r>
        <w:rPr>
          <w:b/>
          <w:bCs/>
          <w:noProof/>
        </w:rPr>
        <w:fldChar w:fldCharType="end"/>
      </w:r>
    </w:p>
    <w:p w14:paraId="0CBDA88A" w14:textId="739173C6" w:rsidR="00AC1725" w:rsidRDefault="00AC1725" w:rsidP="00CC0ABF">
      <w:pPr>
        <w:rPr>
          <w:b/>
          <w:bCs/>
          <w:noProof/>
        </w:rPr>
      </w:pPr>
    </w:p>
    <w:p w14:paraId="4D2DDD59" w14:textId="77777777" w:rsidR="00AC1725" w:rsidRDefault="00AC1725" w:rsidP="00CC0ABF">
      <w:pPr>
        <w:rPr>
          <w:b/>
          <w:bCs/>
          <w:noProof/>
        </w:rPr>
      </w:pPr>
    </w:p>
    <w:p w14:paraId="3C0FF7FF" w14:textId="6E483DAE" w:rsidR="00AC1725" w:rsidRDefault="00AC1725" w:rsidP="00CC0ABF"/>
    <w:bookmarkStart w:id="115" w:name="_Toc497077027" w:displacedByCustomXml="next"/>
    <w:sdt>
      <w:sdtPr>
        <w:rPr>
          <w:rFonts w:asciiTheme="minorHAnsi" w:eastAsiaTheme="minorHAnsi" w:hAnsiTheme="minorHAnsi" w:cstheme="minorBidi"/>
          <w:color w:val="auto"/>
          <w:sz w:val="22"/>
          <w:szCs w:val="22"/>
        </w:rPr>
        <w:id w:val="135766885"/>
        <w:docPartObj>
          <w:docPartGallery w:val="Bibliographies"/>
          <w:docPartUnique/>
        </w:docPartObj>
      </w:sdtPr>
      <w:sdtEndPr/>
      <w:sdtContent>
        <w:p w14:paraId="56AD5CBF" w14:textId="22720F32" w:rsidR="00AC1725" w:rsidRDefault="00AC1725">
          <w:pPr>
            <w:pStyle w:val="Heading1"/>
          </w:pPr>
          <w:r>
            <w:t>Bibliography</w:t>
          </w:r>
          <w:bookmarkEnd w:id="115"/>
        </w:p>
        <w:sdt>
          <w:sdtPr>
            <w:id w:val="111145805"/>
            <w:bibliography/>
          </w:sdtPr>
          <w:sdtEndPr/>
          <w:sdtContent>
            <w:p w14:paraId="1DEB5BDD" w14:textId="77777777" w:rsidR="00AC1725" w:rsidRDefault="00AC172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AC1725" w14:paraId="69674687" w14:textId="77777777">
                <w:trPr>
                  <w:divId w:val="395863069"/>
                  <w:tblCellSpacing w:w="15" w:type="dxa"/>
                </w:trPr>
                <w:tc>
                  <w:tcPr>
                    <w:tcW w:w="50" w:type="pct"/>
                    <w:hideMark/>
                  </w:tcPr>
                  <w:p w14:paraId="45C9857B" w14:textId="77777777" w:rsidR="00AC1725" w:rsidRDefault="00AC1725">
                    <w:pPr>
                      <w:pStyle w:val="Bibliography"/>
                      <w:rPr>
                        <w:noProof/>
                        <w:sz w:val="24"/>
                        <w:szCs w:val="24"/>
                      </w:rPr>
                    </w:pPr>
                    <w:r>
                      <w:rPr>
                        <w:noProof/>
                      </w:rPr>
                      <w:t xml:space="preserve">[1] </w:t>
                    </w:r>
                  </w:p>
                </w:tc>
                <w:tc>
                  <w:tcPr>
                    <w:tcW w:w="0" w:type="auto"/>
                    <w:hideMark/>
                  </w:tcPr>
                  <w:p w14:paraId="5F12A596" w14:textId="77777777" w:rsidR="00AC1725" w:rsidRDefault="00AC1725">
                    <w:pPr>
                      <w:pStyle w:val="Bibliography"/>
                      <w:rPr>
                        <w:noProof/>
                      </w:rPr>
                    </w:pPr>
                    <w:r>
                      <w:rPr>
                        <w:noProof/>
                      </w:rPr>
                      <w:t xml:space="preserve">Exact One Ltd., "Exacta," [Online]. </w:t>
                    </w:r>
                  </w:p>
                </w:tc>
              </w:tr>
            </w:tbl>
            <w:p w14:paraId="3A099D7B" w14:textId="77777777" w:rsidR="00AC1725" w:rsidRDefault="00AC1725">
              <w:pPr>
                <w:divId w:val="395863069"/>
                <w:rPr>
                  <w:rFonts w:eastAsia="Times New Roman"/>
                  <w:noProof/>
                </w:rPr>
              </w:pPr>
            </w:p>
            <w:p w14:paraId="53CC0226" w14:textId="69300181" w:rsidR="00AC1725" w:rsidRDefault="00AC1725">
              <w:r>
                <w:rPr>
                  <w:b/>
                  <w:bCs/>
                  <w:noProof/>
                </w:rPr>
                <w:fldChar w:fldCharType="end"/>
              </w:r>
            </w:p>
          </w:sdtContent>
        </w:sdt>
      </w:sdtContent>
    </w:sdt>
    <w:p w14:paraId="497D7D99" w14:textId="77777777" w:rsidR="00AC1725" w:rsidRPr="00CC0ABF" w:rsidRDefault="00AC1725" w:rsidP="00CC0ABF"/>
    <w:sectPr w:rsidR="00AC1725" w:rsidRPr="00CC0ABF" w:rsidSect="00343691">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C496CD" w14:textId="77777777" w:rsidR="00E5596E" w:rsidRDefault="00E5596E">
      <w:pPr>
        <w:spacing w:after="0" w:line="240" w:lineRule="auto"/>
      </w:pPr>
      <w:r>
        <w:separator/>
      </w:r>
    </w:p>
  </w:endnote>
  <w:endnote w:type="continuationSeparator" w:id="0">
    <w:p w14:paraId="36D9B67A" w14:textId="77777777" w:rsidR="00E5596E" w:rsidRDefault="00E5596E">
      <w:pPr>
        <w:spacing w:after="0" w:line="240" w:lineRule="auto"/>
      </w:pPr>
      <w:r>
        <w:continuationSeparator/>
      </w:r>
    </w:p>
  </w:endnote>
  <w:endnote w:type="continuationNotice" w:id="1">
    <w:p w14:paraId="26A305C6" w14:textId="77777777" w:rsidR="00E5596E" w:rsidRDefault="00E559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E5596E" w14:paraId="37C42F8D" w14:textId="77777777" w:rsidTr="4D6EA7CB">
      <w:tc>
        <w:tcPr>
          <w:tcW w:w="3120" w:type="dxa"/>
        </w:tcPr>
        <w:p w14:paraId="23470FA2" w14:textId="132D3931" w:rsidR="00E5596E" w:rsidRDefault="00E5596E" w:rsidP="4D6EA7CB">
          <w:pPr>
            <w:pStyle w:val="Header"/>
            <w:ind w:left="-115"/>
          </w:pPr>
        </w:p>
      </w:tc>
      <w:tc>
        <w:tcPr>
          <w:tcW w:w="3120" w:type="dxa"/>
        </w:tcPr>
        <w:p w14:paraId="1E979A5A" w14:textId="421E3BF8" w:rsidR="00E5596E" w:rsidRDefault="00E5596E" w:rsidP="4D6EA7CB">
          <w:pPr>
            <w:pStyle w:val="Header"/>
            <w:jc w:val="center"/>
          </w:pPr>
        </w:p>
      </w:tc>
      <w:tc>
        <w:tcPr>
          <w:tcW w:w="3120" w:type="dxa"/>
        </w:tcPr>
        <w:p w14:paraId="72D56CC2" w14:textId="2593BEFD" w:rsidR="00E5596E" w:rsidRDefault="00E5596E" w:rsidP="4D6EA7CB">
          <w:pPr>
            <w:pStyle w:val="Header"/>
            <w:ind w:right="-115"/>
            <w:jc w:val="right"/>
          </w:pPr>
          <w:r>
            <w:fldChar w:fldCharType="begin"/>
          </w:r>
          <w:r>
            <w:instrText>PAGE</w:instrText>
          </w:r>
          <w:r>
            <w:fldChar w:fldCharType="separate"/>
          </w:r>
          <w:r w:rsidR="003E6B16">
            <w:rPr>
              <w:noProof/>
            </w:rPr>
            <w:t>11</w:t>
          </w:r>
          <w:r>
            <w:fldChar w:fldCharType="end"/>
          </w:r>
        </w:p>
      </w:tc>
    </w:tr>
  </w:tbl>
  <w:p w14:paraId="6AB5A819" w14:textId="2064FBFE" w:rsidR="00E5596E" w:rsidRDefault="00E5596E" w:rsidP="4D6EA7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2E886D" w14:textId="77777777" w:rsidR="00E5596E" w:rsidRDefault="00E5596E">
      <w:pPr>
        <w:spacing w:after="0" w:line="240" w:lineRule="auto"/>
      </w:pPr>
      <w:r>
        <w:separator/>
      </w:r>
    </w:p>
  </w:footnote>
  <w:footnote w:type="continuationSeparator" w:id="0">
    <w:p w14:paraId="7FCB8D18" w14:textId="77777777" w:rsidR="00E5596E" w:rsidRDefault="00E5596E">
      <w:pPr>
        <w:spacing w:after="0" w:line="240" w:lineRule="auto"/>
      </w:pPr>
      <w:r>
        <w:continuationSeparator/>
      </w:r>
    </w:p>
  </w:footnote>
  <w:footnote w:type="continuationNotice" w:id="1">
    <w:p w14:paraId="3958A98C" w14:textId="77777777" w:rsidR="00E5596E" w:rsidRDefault="00E5596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E5596E" w14:paraId="37CBCEC0" w14:textId="77777777" w:rsidTr="4D6EA7CB">
      <w:tc>
        <w:tcPr>
          <w:tcW w:w="3120" w:type="dxa"/>
        </w:tcPr>
        <w:p w14:paraId="45297A22" w14:textId="64E5DE51" w:rsidR="00E5596E" w:rsidRDefault="00E5596E" w:rsidP="4D6EA7CB">
          <w:pPr>
            <w:pStyle w:val="Header"/>
            <w:ind w:left="-115"/>
          </w:pPr>
        </w:p>
      </w:tc>
      <w:tc>
        <w:tcPr>
          <w:tcW w:w="3120" w:type="dxa"/>
        </w:tcPr>
        <w:p w14:paraId="659DA443" w14:textId="6CD12492" w:rsidR="00E5596E" w:rsidRDefault="00E5596E" w:rsidP="4D6EA7CB">
          <w:pPr>
            <w:pStyle w:val="Header"/>
            <w:jc w:val="center"/>
          </w:pPr>
        </w:p>
      </w:tc>
      <w:tc>
        <w:tcPr>
          <w:tcW w:w="3120" w:type="dxa"/>
        </w:tcPr>
        <w:p w14:paraId="79309B93" w14:textId="6D12D7C2" w:rsidR="00E5596E" w:rsidRDefault="00E5596E" w:rsidP="4D6EA7CB">
          <w:pPr>
            <w:pStyle w:val="Header"/>
            <w:ind w:right="-115"/>
            <w:jc w:val="right"/>
          </w:pPr>
        </w:p>
      </w:tc>
    </w:tr>
  </w:tbl>
  <w:p w14:paraId="2F01C5A1" w14:textId="78C16C19" w:rsidR="00E5596E" w:rsidRDefault="00E5596E" w:rsidP="4D6EA7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54359"/>
    <w:multiLevelType w:val="hybridMultilevel"/>
    <w:tmpl w:val="EFE4AE72"/>
    <w:lvl w:ilvl="0" w:tplc="BF78D100">
      <w:start w:val="1"/>
      <w:numFmt w:val="bullet"/>
      <w:lvlText w:val=""/>
      <w:lvlJc w:val="left"/>
      <w:pPr>
        <w:ind w:left="720" w:hanging="360"/>
      </w:pPr>
      <w:rPr>
        <w:rFonts w:ascii="Symbol" w:hAnsi="Symbol" w:hint="default"/>
      </w:rPr>
    </w:lvl>
    <w:lvl w:ilvl="1" w:tplc="9EDE2D24">
      <w:start w:val="1"/>
      <w:numFmt w:val="bullet"/>
      <w:lvlText w:val="o"/>
      <w:lvlJc w:val="left"/>
      <w:pPr>
        <w:ind w:left="1440" w:hanging="360"/>
      </w:pPr>
      <w:rPr>
        <w:rFonts w:ascii="Courier New" w:hAnsi="Courier New" w:hint="default"/>
      </w:rPr>
    </w:lvl>
    <w:lvl w:ilvl="2" w:tplc="3B42DDF8">
      <w:start w:val="1"/>
      <w:numFmt w:val="bullet"/>
      <w:lvlText w:val=""/>
      <w:lvlJc w:val="left"/>
      <w:pPr>
        <w:ind w:left="2160" w:hanging="360"/>
      </w:pPr>
      <w:rPr>
        <w:rFonts w:ascii="Wingdings" w:hAnsi="Wingdings" w:hint="default"/>
      </w:rPr>
    </w:lvl>
    <w:lvl w:ilvl="3" w:tplc="23C48ADC">
      <w:start w:val="1"/>
      <w:numFmt w:val="bullet"/>
      <w:lvlText w:val=""/>
      <w:lvlJc w:val="left"/>
      <w:pPr>
        <w:ind w:left="2880" w:hanging="360"/>
      </w:pPr>
      <w:rPr>
        <w:rFonts w:ascii="Symbol" w:hAnsi="Symbol" w:hint="default"/>
      </w:rPr>
    </w:lvl>
    <w:lvl w:ilvl="4" w:tplc="8E921968">
      <w:start w:val="1"/>
      <w:numFmt w:val="bullet"/>
      <w:lvlText w:val="o"/>
      <w:lvlJc w:val="left"/>
      <w:pPr>
        <w:ind w:left="3600" w:hanging="360"/>
      </w:pPr>
      <w:rPr>
        <w:rFonts w:ascii="Courier New" w:hAnsi="Courier New" w:hint="default"/>
      </w:rPr>
    </w:lvl>
    <w:lvl w:ilvl="5" w:tplc="192E566C">
      <w:start w:val="1"/>
      <w:numFmt w:val="bullet"/>
      <w:lvlText w:val=""/>
      <w:lvlJc w:val="left"/>
      <w:pPr>
        <w:ind w:left="4320" w:hanging="360"/>
      </w:pPr>
      <w:rPr>
        <w:rFonts w:ascii="Wingdings" w:hAnsi="Wingdings" w:hint="default"/>
      </w:rPr>
    </w:lvl>
    <w:lvl w:ilvl="6" w:tplc="E450565A">
      <w:start w:val="1"/>
      <w:numFmt w:val="bullet"/>
      <w:lvlText w:val=""/>
      <w:lvlJc w:val="left"/>
      <w:pPr>
        <w:ind w:left="5040" w:hanging="360"/>
      </w:pPr>
      <w:rPr>
        <w:rFonts w:ascii="Symbol" w:hAnsi="Symbol" w:hint="default"/>
      </w:rPr>
    </w:lvl>
    <w:lvl w:ilvl="7" w:tplc="45728470">
      <w:start w:val="1"/>
      <w:numFmt w:val="bullet"/>
      <w:lvlText w:val="o"/>
      <w:lvlJc w:val="left"/>
      <w:pPr>
        <w:ind w:left="5760" w:hanging="360"/>
      </w:pPr>
      <w:rPr>
        <w:rFonts w:ascii="Courier New" w:hAnsi="Courier New" w:hint="default"/>
      </w:rPr>
    </w:lvl>
    <w:lvl w:ilvl="8" w:tplc="1D6876DE">
      <w:start w:val="1"/>
      <w:numFmt w:val="bullet"/>
      <w:lvlText w:val=""/>
      <w:lvlJc w:val="left"/>
      <w:pPr>
        <w:ind w:left="6480" w:hanging="360"/>
      </w:pPr>
      <w:rPr>
        <w:rFonts w:ascii="Wingdings" w:hAnsi="Wingdings" w:hint="default"/>
      </w:rPr>
    </w:lvl>
  </w:abstractNum>
  <w:abstractNum w:abstractNumId="1" w15:restartNumberingAfterBreak="0">
    <w:nsid w:val="0EE93CC4"/>
    <w:multiLevelType w:val="hybridMultilevel"/>
    <w:tmpl w:val="CC2A12B2"/>
    <w:lvl w:ilvl="0" w:tplc="84D08D24">
      <w:start w:val="1"/>
      <w:numFmt w:val="decimal"/>
      <w:lvlText w:val="%1."/>
      <w:lvlJc w:val="left"/>
      <w:pPr>
        <w:ind w:left="720" w:hanging="360"/>
      </w:pPr>
    </w:lvl>
    <w:lvl w:ilvl="1" w:tplc="342CC800">
      <w:start w:val="1"/>
      <w:numFmt w:val="bullet"/>
      <w:lvlText w:val="%2."/>
      <w:lvlJc w:val="left"/>
      <w:pPr>
        <w:ind w:left="1440" w:hanging="360"/>
      </w:pPr>
      <w:rPr>
        <w:rFonts w:hint="default"/>
      </w:rPr>
    </w:lvl>
    <w:lvl w:ilvl="2" w:tplc="2FD66CAA">
      <w:start w:val="1"/>
      <w:numFmt w:val="lowerRoman"/>
      <w:lvlText w:val="%3."/>
      <w:lvlJc w:val="right"/>
      <w:pPr>
        <w:ind w:left="2160" w:hanging="180"/>
      </w:pPr>
    </w:lvl>
    <w:lvl w:ilvl="3" w:tplc="2CFC314A">
      <w:start w:val="1"/>
      <w:numFmt w:val="decimal"/>
      <w:lvlText w:val="%4."/>
      <w:lvlJc w:val="left"/>
      <w:pPr>
        <w:ind w:left="2880" w:hanging="360"/>
      </w:pPr>
    </w:lvl>
    <w:lvl w:ilvl="4" w:tplc="703AD480">
      <w:start w:val="1"/>
      <w:numFmt w:val="lowerLetter"/>
      <w:lvlText w:val="%5."/>
      <w:lvlJc w:val="left"/>
      <w:pPr>
        <w:ind w:left="3600" w:hanging="360"/>
      </w:pPr>
    </w:lvl>
    <w:lvl w:ilvl="5" w:tplc="D9702AF6">
      <w:start w:val="1"/>
      <w:numFmt w:val="lowerRoman"/>
      <w:lvlText w:val="%6."/>
      <w:lvlJc w:val="right"/>
      <w:pPr>
        <w:ind w:left="4320" w:hanging="180"/>
      </w:pPr>
    </w:lvl>
    <w:lvl w:ilvl="6" w:tplc="706EC014">
      <w:start w:val="1"/>
      <w:numFmt w:val="decimal"/>
      <w:lvlText w:val="%7."/>
      <w:lvlJc w:val="left"/>
      <w:pPr>
        <w:ind w:left="5040" w:hanging="360"/>
      </w:pPr>
    </w:lvl>
    <w:lvl w:ilvl="7" w:tplc="48D6A808">
      <w:start w:val="1"/>
      <w:numFmt w:val="lowerLetter"/>
      <w:lvlText w:val="%8."/>
      <w:lvlJc w:val="left"/>
      <w:pPr>
        <w:ind w:left="5760" w:hanging="360"/>
      </w:pPr>
    </w:lvl>
    <w:lvl w:ilvl="8" w:tplc="E90E3B74">
      <w:start w:val="1"/>
      <w:numFmt w:val="lowerRoman"/>
      <w:lvlText w:val="%9."/>
      <w:lvlJc w:val="right"/>
      <w:pPr>
        <w:ind w:left="6480" w:hanging="180"/>
      </w:pPr>
    </w:lvl>
  </w:abstractNum>
  <w:abstractNum w:abstractNumId="2" w15:restartNumberingAfterBreak="0">
    <w:nsid w:val="10792E33"/>
    <w:multiLevelType w:val="hybridMultilevel"/>
    <w:tmpl w:val="4FC0C738"/>
    <w:lvl w:ilvl="0" w:tplc="5A5AB974">
      <w:start w:val="1"/>
      <w:numFmt w:val="bullet"/>
      <w:lvlText w:val=""/>
      <w:lvlJc w:val="left"/>
      <w:pPr>
        <w:ind w:left="720" w:hanging="360"/>
      </w:pPr>
      <w:rPr>
        <w:rFonts w:ascii="Symbol" w:hAnsi="Symbol" w:hint="default"/>
      </w:rPr>
    </w:lvl>
    <w:lvl w:ilvl="1" w:tplc="1CFE8074">
      <w:start w:val="1"/>
      <w:numFmt w:val="bullet"/>
      <w:lvlText w:val="o"/>
      <w:lvlJc w:val="left"/>
      <w:pPr>
        <w:ind w:left="1440" w:hanging="360"/>
      </w:pPr>
      <w:rPr>
        <w:rFonts w:ascii="Courier New" w:hAnsi="Courier New" w:hint="default"/>
      </w:rPr>
    </w:lvl>
    <w:lvl w:ilvl="2" w:tplc="7522319E">
      <w:start w:val="1"/>
      <w:numFmt w:val="bullet"/>
      <w:lvlText w:val=""/>
      <w:lvlJc w:val="left"/>
      <w:pPr>
        <w:ind w:left="2160" w:hanging="360"/>
      </w:pPr>
      <w:rPr>
        <w:rFonts w:ascii="Wingdings" w:hAnsi="Wingdings" w:hint="default"/>
      </w:rPr>
    </w:lvl>
    <w:lvl w:ilvl="3" w:tplc="F902729C">
      <w:start w:val="1"/>
      <w:numFmt w:val="bullet"/>
      <w:lvlText w:val=""/>
      <w:lvlJc w:val="left"/>
      <w:pPr>
        <w:ind w:left="2880" w:hanging="360"/>
      </w:pPr>
      <w:rPr>
        <w:rFonts w:ascii="Symbol" w:hAnsi="Symbol" w:hint="default"/>
      </w:rPr>
    </w:lvl>
    <w:lvl w:ilvl="4" w:tplc="61AEE1A8">
      <w:start w:val="1"/>
      <w:numFmt w:val="bullet"/>
      <w:lvlText w:val="o"/>
      <w:lvlJc w:val="left"/>
      <w:pPr>
        <w:ind w:left="3600" w:hanging="360"/>
      </w:pPr>
      <w:rPr>
        <w:rFonts w:ascii="Courier New" w:hAnsi="Courier New" w:hint="default"/>
      </w:rPr>
    </w:lvl>
    <w:lvl w:ilvl="5" w:tplc="84CAA04A">
      <w:start w:val="1"/>
      <w:numFmt w:val="bullet"/>
      <w:lvlText w:val=""/>
      <w:lvlJc w:val="left"/>
      <w:pPr>
        <w:ind w:left="4320" w:hanging="360"/>
      </w:pPr>
      <w:rPr>
        <w:rFonts w:ascii="Wingdings" w:hAnsi="Wingdings" w:hint="default"/>
      </w:rPr>
    </w:lvl>
    <w:lvl w:ilvl="6" w:tplc="E33E3D6C">
      <w:start w:val="1"/>
      <w:numFmt w:val="bullet"/>
      <w:lvlText w:val=""/>
      <w:lvlJc w:val="left"/>
      <w:pPr>
        <w:ind w:left="5040" w:hanging="360"/>
      </w:pPr>
      <w:rPr>
        <w:rFonts w:ascii="Symbol" w:hAnsi="Symbol" w:hint="default"/>
      </w:rPr>
    </w:lvl>
    <w:lvl w:ilvl="7" w:tplc="B6BAB332">
      <w:start w:val="1"/>
      <w:numFmt w:val="bullet"/>
      <w:lvlText w:val="o"/>
      <w:lvlJc w:val="left"/>
      <w:pPr>
        <w:ind w:left="5760" w:hanging="360"/>
      </w:pPr>
      <w:rPr>
        <w:rFonts w:ascii="Courier New" w:hAnsi="Courier New" w:hint="default"/>
      </w:rPr>
    </w:lvl>
    <w:lvl w:ilvl="8" w:tplc="FC563374">
      <w:start w:val="1"/>
      <w:numFmt w:val="bullet"/>
      <w:lvlText w:val=""/>
      <w:lvlJc w:val="left"/>
      <w:pPr>
        <w:ind w:left="6480" w:hanging="360"/>
      </w:pPr>
      <w:rPr>
        <w:rFonts w:ascii="Wingdings" w:hAnsi="Wingdings" w:hint="default"/>
      </w:rPr>
    </w:lvl>
  </w:abstractNum>
  <w:abstractNum w:abstractNumId="3" w15:restartNumberingAfterBreak="0">
    <w:nsid w:val="10E72A5C"/>
    <w:multiLevelType w:val="hybridMultilevel"/>
    <w:tmpl w:val="7A522138"/>
    <w:lvl w:ilvl="0" w:tplc="ED8CDD34">
      <w:start w:val="1"/>
      <w:numFmt w:val="bullet"/>
      <w:lvlText w:val=""/>
      <w:lvlJc w:val="left"/>
      <w:pPr>
        <w:ind w:left="720" w:hanging="360"/>
      </w:pPr>
      <w:rPr>
        <w:rFonts w:ascii="Symbol" w:hAnsi="Symbol" w:hint="default"/>
      </w:rPr>
    </w:lvl>
    <w:lvl w:ilvl="1" w:tplc="CECAC7C6">
      <w:start w:val="1"/>
      <w:numFmt w:val="bullet"/>
      <w:lvlText w:val="o"/>
      <w:lvlJc w:val="left"/>
      <w:pPr>
        <w:ind w:left="1440" w:hanging="360"/>
      </w:pPr>
      <w:rPr>
        <w:rFonts w:ascii="Courier New" w:hAnsi="Courier New" w:hint="default"/>
      </w:rPr>
    </w:lvl>
    <w:lvl w:ilvl="2" w:tplc="B208658A">
      <w:start w:val="1"/>
      <w:numFmt w:val="bullet"/>
      <w:lvlText w:val=""/>
      <w:lvlJc w:val="left"/>
      <w:pPr>
        <w:ind w:left="2160" w:hanging="360"/>
      </w:pPr>
      <w:rPr>
        <w:rFonts w:ascii="Wingdings" w:hAnsi="Wingdings" w:hint="default"/>
      </w:rPr>
    </w:lvl>
    <w:lvl w:ilvl="3" w:tplc="D19A9DDE">
      <w:start w:val="1"/>
      <w:numFmt w:val="bullet"/>
      <w:lvlText w:val=""/>
      <w:lvlJc w:val="left"/>
      <w:pPr>
        <w:ind w:left="2880" w:hanging="360"/>
      </w:pPr>
      <w:rPr>
        <w:rFonts w:ascii="Symbol" w:hAnsi="Symbol" w:hint="default"/>
      </w:rPr>
    </w:lvl>
    <w:lvl w:ilvl="4" w:tplc="B64E4992">
      <w:start w:val="1"/>
      <w:numFmt w:val="bullet"/>
      <w:lvlText w:val="o"/>
      <w:lvlJc w:val="left"/>
      <w:pPr>
        <w:ind w:left="3600" w:hanging="360"/>
      </w:pPr>
      <w:rPr>
        <w:rFonts w:ascii="Courier New" w:hAnsi="Courier New" w:hint="default"/>
      </w:rPr>
    </w:lvl>
    <w:lvl w:ilvl="5" w:tplc="EA265EEE">
      <w:start w:val="1"/>
      <w:numFmt w:val="bullet"/>
      <w:lvlText w:val=""/>
      <w:lvlJc w:val="left"/>
      <w:pPr>
        <w:ind w:left="4320" w:hanging="360"/>
      </w:pPr>
      <w:rPr>
        <w:rFonts w:ascii="Wingdings" w:hAnsi="Wingdings" w:hint="default"/>
      </w:rPr>
    </w:lvl>
    <w:lvl w:ilvl="6" w:tplc="302690F6">
      <w:start w:val="1"/>
      <w:numFmt w:val="bullet"/>
      <w:lvlText w:val=""/>
      <w:lvlJc w:val="left"/>
      <w:pPr>
        <w:ind w:left="5040" w:hanging="360"/>
      </w:pPr>
      <w:rPr>
        <w:rFonts w:ascii="Symbol" w:hAnsi="Symbol" w:hint="default"/>
      </w:rPr>
    </w:lvl>
    <w:lvl w:ilvl="7" w:tplc="B854220C">
      <w:start w:val="1"/>
      <w:numFmt w:val="bullet"/>
      <w:lvlText w:val="o"/>
      <w:lvlJc w:val="left"/>
      <w:pPr>
        <w:ind w:left="5760" w:hanging="360"/>
      </w:pPr>
      <w:rPr>
        <w:rFonts w:ascii="Courier New" w:hAnsi="Courier New" w:hint="default"/>
      </w:rPr>
    </w:lvl>
    <w:lvl w:ilvl="8" w:tplc="AB7A1896">
      <w:start w:val="1"/>
      <w:numFmt w:val="bullet"/>
      <w:lvlText w:val=""/>
      <w:lvlJc w:val="left"/>
      <w:pPr>
        <w:ind w:left="6480" w:hanging="360"/>
      </w:pPr>
      <w:rPr>
        <w:rFonts w:ascii="Wingdings" w:hAnsi="Wingdings" w:hint="default"/>
      </w:rPr>
    </w:lvl>
  </w:abstractNum>
  <w:abstractNum w:abstractNumId="4" w15:restartNumberingAfterBreak="0">
    <w:nsid w:val="1C6D2B1D"/>
    <w:multiLevelType w:val="hybridMultilevel"/>
    <w:tmpl w:val="59EE741C"/>
    <w:lvl w:ilvl="0" w:tplc="D3F4C866">
      <w:start w:val="1"/>
      <w:numFmt w:val="bullet"/>
      <w:lvlText w:val=""/>
      <w:lvlJc w:val="left"/>
      <w:pPr>
        <w:ind w:left="720" w:hanging="360"/>
      </w:pPr>
      <w:rPr>
        <w:rFonts w:ascii="Symbol" w:hAnsi="Symbol" w:hint="default"/>
      </w:rPr>
    </w:lvl>
    <w:lvl w:ilvl="1" w:tplc="A8E87506">
      <w:start w:val="1"/>
      <w:numFmt w:val="bullet"/>
      <w:lvlText w:val="o"/>
      <w:lvlJc w:val="left"/>
      <w:pPr>
        <w:ind w:left="1440" w:hanging="360"/>
      </w:pPr>
      <w:rPr>
        <w:rFonts w:ascii="Courier New" w:hAnsi="Courier New" w:hint="default"/>
      </w:rPr>
    </w:lvl>
    <w:lvl w:ilvl="2" w:tplc="C9AC69D6">
      <w:start w:val="1"/>
      <w:numFmt w:val="bullet"/>
      <w:lvlText w:val=""/>
      <w:lvlJc w:val="left"/>
      <w:pPr>
        <w:ind w:left="2160" w:hanging="360"/>
      </w:pPr>
      <w:rPr>
        <w:rFonts w:ascii="Wingdings" w:hAnsi="Wingdings" w:hint="default"/>
      </w:rPr>
    </w:lvl>
    <w:lvl w:ilvl="3" w:tplc="A93CFE5E">
      <w:start w:val="1"/>
      <w:numFmt w:val="bullet"/>
      <w:lvlText w:val=""/>
      <w:lvlJc w:val="left"/>
      <w:pPr>
        <w:ind w:left="2880" w:hanging="360"/>
      </w:pPr>
      <w:rPr>
        <w:rFonts w:ascii="Symbol" w:hAnsi="Symbol" w:hint="default"/>
      </w:rPr>
    </w:lvl>
    <w:lvl w:ilvl="4" w:tplc="1960EEDE">
      <w:start w:val="1"/>
      <w:numFmt w:val="bullet"/>
      <w:lvlText w:val="o"/>
      <w:lvlJc w:val="left"/>
      <w:pPr>
        <w:ind w:left="3600" w:hanging="360"/>
      </w:pPr>
      <w:rPr>
        <w:rFonts w:ascii="Courier New" w:hAnsi="Courier New" w:hint="default"/>
      </w:rPr>
    </w:lvl>
    <w:lvl w:ilvl="5" w:tplc="6108F068">
      <w:start w:val="1"/>
      <w:numFmt w:val="bullet"/>
      <w:lvlText w:val=""/>
      <w:lvlJc w:val="left"/>
      <w:pPr>
        <w:ind w:left="4320" w:hanging="360"/>
      </w:pPr>
      <w:rPr>
        <w:rFonts w:ascii="Wingdings" w:hAnsi="Wingdings" w:hint="default"/>
      </w:rPr>
    </w:lvl>
    <w:lvl w:ilvl="6" w:tplc="7390CC44">
      <w:start w:val="1"/>
      <w:numFmt w:val="bullet"/>
      <w:lvlText w:val=""/>
      <w:lvlJc w:val="left"/>
      <w:pPr>
        <w:ind w:left="5040" w:hanging="360"/>
      </w:pPr>
      <w:rPr>
        <w:rFonts w:ascii="Symbol" w:hAnsi="Symbol" w:hint="default"/>
      </w:rPr>
    </w:lvl>
    <w:lvl w:ilvl="7" w:tplc="C740709A">
      <w:start w:val="1"/>
      <w:numFmt w:val="bullet"/>
      <w:lvlText w:val="o"/>
      <w:lvlJc w:val="left"/>
      <w:pPr>
        <w:ind w:left="5760" w:hanging="360"/>
      </w:pPr>
      <w:rPr>
        <w:rFonts w:ascii="Courier New" w:hAnsi="Courier New" w:hint="default"/>
      </w:rPr>
    </w:lvl>
    <w:lvl w:ilvl="8" w:tplc="3800E47C">
      <w:start w:val="1"/>
      <w:numFmt w:val="bullet"/>
      <w:lvlText w:val=""/>
      <w:lvlJc w:val="left"/>
      <w:pPr>
        <w:ind w:left="6480" w:hanging="360"/>
      </w:pPr>
      <w:rPr>
        <w:rFonts w:ascii="Wingdings" w:hAnsi="Wingdings" w:hint="default"/>
      </w:rPr>
    </w:lvl>
  </w:abstractNum>
  <w:abstractNum w:abstractNumId="5" w15:restartNumberingAfterBreak="0">
    <w:nsid w:val="22D21E19"/>
    <w:multiLevelType w:val="hybridMultilevel"/>
    <w:tmpl w:val="98CEA804"/>
    <w:lvl w:ilvl="0" w:tplc="17D21DA0">
      <w:start w:val="1"/>
      <w:numFmt w:val="bullet"/>
      <w:lvlText w:val=""/>
      <w:lvlJc w:val="left"/>
      <w:pPr>
        <w:ind w:left="720" w:hanging="360"/>
      </w:pPr>
      <w:rPr>
        <w:rFonts w:ascii="Symbol" w:hAnsi="Symbol" w:hint="default"/>
      </w:rPr>
    </w:lvl>
    <w:lvl w:ilvl="1" w:tplc="DF369818">
      <w:start w:val="1"/>
      <w:numFmt w:val="bullet"/>
      <w:lvlText w:val="o"/>
      <w:lvlJc w:val="left"/>
      <w:pPr>
        <w:ind w:left="1440" w:hanging="360"/>
      </w:pPr>
      <w:rPr>
        <w:rFonts w:ascii="Courier New" w:hAnsi="Courier New" w:hint="default"/>
      </w:rPr>
    </w:lvl>
    <w:lvl w:ilvl="2" w:tplc="6DD86EF4">
      <w:start w:val="1"/>
      <w:numFmt w:val="bullet"/>
      <w:lvlText w:val=""/>
      <w:lvlJc w:val="left"/>
      <w:pPr>
        <w:ind w:left="2160" w:hanging="360"/>
      </w:pPr>
      <w:rPr>
        <w:rFonts w:ascii="Wingdings" w:hAnsi="Wingdings" w:hint="default"/>
      </w:rPr>
    </w:lvl>
    <w:lvl w:ilvl="3" w:tplc="182A8BF0">
      <w:start w:val="1"/>
      <w:numFmt w:val="bullet"/>
      <w:lvlText w:val=""/>
      <w:lvlJc w:val="left"/>
      <w:pPr>
        <w:ind w:left="2880" w:hanging="360"/>
      </w:pPr>
      <w:rPr>
        <w:rFonts w:ascii="Symbol" w:hAnsi="Symbol" w:hint="default"/>
      </w:rPr>
    </w:lvl>
    <w:lvl w:ilvl="4" w:tplc="DEC27B1E">
      <w:start w:val="1"/>
      <w:numFmt w:val="bullet"/>
      <w:lvlText w:val="o"/>
      <w:lvlJc w:val="left"/>
      <w:pPr>
        <w:ind w:left="3600" w:hanging="360"/>
      </w:pPr>
      <w:rPr>
        <w:rFonts w:ascii="Courier New" w:hAnsi="Courier New" w:hint="default"/>
      </w:rPr>
    </w:lvl>
    <w:lvl w:ilvl="5" w:tplc="9F3088A2">
      <w:start w:val="1"/>
      <w:numFmt w:val="bullet"/>
      <w:lvlText w:val=""/>
      <w:lvlJc w:val="left"/>
      <w:pPr>
        <w:ind w:left="4320" w:hanging="360"/>
      </w:pPr>
      <w:rPr>
        <w:rFonts w:ascii="Wingdings" w:hAnsi="Wingdings" w:hint="default"/>
      </w:rPr>
    </w:lvl>
    <w:lvl w:ilvl="6" w:tplc="4CF26390">
      <w:start w:val="1"/>
      <w:numFmt w:val="bullet"/>
      <w:lvlText w:val=""/>
      <w:lvlJc w:val="left"/>
      <w:pPr>
        <w:ind w:left="5040" w:hanging="360"/>
      </w:pPr>
      <w:rPr>
        <w:rFonts w:ascii="Symbol" w:hAnsi="Symbol" w:hint="default"/>
      </w:rPr>
    </w:lvl>
    <w:lvl w:ilvl="7" w:tplc="060E8D9E">
      <w:start w:val="1"/>
      <w:numFmt w:val="bullet"/>
      <w:lvlText w:val="o"/>
      <w:lvlJc w:val="left"/>
      <w:pPr>
        <w:ind w:left="5760" w:hanging="360"/>
      </w:pPr>
      <w:rPr>
        <w:rFonts w:ascii="Courier New" w:hAnsi="Courier New" w:hint="default"/>
      </w:rPr>
    </w:lvl>
    <w:lvl w:ilvl="8" w:tplc="74986D1C">
      <w:start w:val="1"/>
      <w:numFmt w:val="bullet"/>
      <w:lvlText w:val=""/>
      <w:lvlJc w:val="left"/>
      <w:pPr>
        <w:ind w:left="6480" w:hanging="360"/>
      </w:pPr>
      <w:rPr>
        <w:rFonts w:ascii="Wingdings" w:hAnsi="Wingdings" w:hint="default"/>
      </w:rPr>
    </w:lvl>
  </w:abstractNum>
  <w:abstractNum w:abstractNumId="6" w15:restartNumberingAfterBreak="0">
    <w:nsid w:val="23DB3909"/>
    <w:multiLevelType w:val="hybridMultilevel"/>
    <w:tmpl w:val="A4C6D09E"/>
    <w:lvl w:ilvl="0" w:tplc="D8167B4E">
      <w:start w:val="1"/>
      <w:numFmt w:val="bullet"/>
      <w:lvlText w:val=""/>
      <w:lvlJc w:val="left"/>
      <w:pPr>
        <w:ind w:left="720" w:hanging="360"/>
      </w:pPr>
      <w:rPr>
        <w:rFonts w:ascii="Symbol" w:hAnsi="Symbol" w:hint="default"/>
      </w:rPr>
    </w:lvl>
    <w:lvl w:ilvl="1" w:tplc="002E65A2">
      <w:start w:val="1"/>
      <w:numFmt w:val="bullet"/>
      <w:lvlText w:val="o"/>
      <w:lvlJc w:val="left"/>
      <w:pPr>
        <w:ind w:left="1440" w:hanging="360"/>
      </w:pPr>
      <w:rPr>
        <w:rFonts w:ascii="Courier New" w:hAnsi="Courier New" w:hint="default"/>
      </w:rPr>
    </w:lvl>
    <w:lvl w:ilvl="2" w:tplc="869C88C4">
      <w:start w:val="1"/>
      <w:numFmt w:val="bullet"/>
      <w:lvlText w:val=""/>
      <w:lvlJc w:val="left"/>
      <w:pPr>
        <w:ind w:left="2160" w:hanging="360"/>
      </w:pPr>
      <w:rPr>
        <w:rFonts w:ascii="Wingdings" w:hAnsi="Wingdings" w:hint="default"/>
      </w:rPr>
    </w:lvl>
    <w:lvl w:ilvl="3" w:tplc="3A0A1716">
      <w:start w:val="1"/>
      <w:numFmt w:val="bullet"/>
      <w:lvlText w:val=""/>
      <w:lvlJc w:val="left"/>
      <w:pPr>
        <w:ind w:left="2880" w:hanging="360"/>
      </w:pPr>
      <w:rPr>
        <w:rFonts w:ascii="Symbol" w:hAnsi="Symbol" w:hint="default"/>
      </w:rPr>
    </w:lvl>
    <w:lvl w:ilvl="4" w:tplc="EBAE0650">
      <w:start w:val="1"/>
      <w:numFmt w:val="bullet"/>
      <w:lvlText w:val="o"/>
      <w:lvlJc w:val="left"/>
      <w:pPr>
        <w:ind w:left="3600" w:hanging="360"/>
      </w:pPr>
      <w:rPr>
        <w:rFonts w:ascii="Courier New" w:hAnsi="Courier New" w:hint="default"/>
      </w:rPr>
    </w:lvl>
    <w:lvl w:ilvl="5" w:tplc="66263ED6">
      <w:start w:val="1"/>
      <w:numFmt w:val="bullet"/>
      <w:lvlText w:val=""/>
      <w:lvlJc w:val="left"/>
      <w:pPr>
        <w:ind w:left="4320" w:hanging="360"/>
      </w:pPr>
      <w:rPr>
        <w:rFonts w:ascii="Wingdings" w:hAnsi="Wingdings" w:hint="default"/>
      </w:rPr>
    </w:lvl>
    <w:lvl w:ilvl="6" w:tplc="E3E097E8">
      <w:start w:val="1"/>
      <w:numFmt w:val="bullet"/>
      <w:lvlText w:val=""/>
      <w:lvlJc w:val="left"/>
      <w:pPr>
        <w:ind w:left="5040" w:hanging="360"/>
      </w:pPr>
      <w:rPr>
        <w:rFonts w:ascii="Symbol" w:hAnsi="Symbol" w:hint="default"/>
      </w:rPr>
    </w:lvl>
    <w:lvl w:ilvl="7" w:tplc="2F149ED2">
      <w:start w:val="1"/>
      <w:numFmt w:val="bullet"/>
      <w:lvlText w:val="o"/>
      <w:lvlJc w:val="left"/>
      <w:pPr>
        <w:ind w:left="5760" w:hanging="360"/>
      </w:pPr>
      <w:rPr>
        <w:rFonts w:ascii="Courier New" w:hAnsi="Courier New" w:hint="default"/>
      </w:rPr>
    </w:lvl>
    <w:lvl w:ilvl="8" w:tplc="62502324">
      <w:start w:val="1"/>
      <w:numFmt w:val="bullet"/>
      <w:lvlText w:val=""/>
      <w:lvlJc w:val="left"/>
      <w:pPr>
        <w:ind w:left="6480" w:hanging="360"/>
      </w:pPr>
      <w:rPr>
        <w:rFonts w:ascii="Wingdings" w:hAnsi="Wingdings" w:hint="default"/>
      </w:rPr>
    </w:lvl>
  </w:abstractNum>
  <w:abstractNum w:abstractNumId="7" w15:restartNumberingAfterBreak="0">
    <w:nsid w:val="3043420E"/>
    <w:multiLevelType w:val="hybridMultilevel"/>
    <w:tmpl w:val="B74A20F8"/>
    <w:lvl w:ilvl="0" w:tplc="27C07470">
      <w:start w:val="1"/>
      <w:numFmt w:val="bullet"/>
      <w:lvlText w:val=""/>
      <w:lvlJc w:val="left"/>
      <w:pPr>
        <w:ind w:left="720" w:hanging="360"/>
      </w:pPr>
      <w:rPr>
        <w:rFonts w:ascii="Symbol" w:hAnsi="Symbol" w:hint="default"/>
      </w:rPr>
    </w:lvl>
    <w:lvl w:ilvl="1" w:tplc="54E66B46">
      <w:start w:val="1"/>
      <w:numFmt w:val="bullet"/>
      <w:lvlText w:val="o"/>
      <w:lvlJc w:val="left"/>
      <w:pPr>
        <w:ind w:left="1440" w:hanging="360"/>
      </w:pPr>
      <w:rPr>
        <w:rFonts w:ascii="Courier New" w:hAnsi="Courier New" w:hint="default"/>
      </w:rPr>
    </w:lvl>
    <w:lvl w:ilvl="2" w:tplc="E1C02B2E">
      <w:start w:val="1"/>
      <w:numFmt w:val="bullet"/>
      <w:lvlText w:val=""/>
      <w:lvlJc w:val="left"/>
      <w:pPr>
        <w:ind w:left="2160" w:hanging="360"/>
      </w:pPr>
      <w:rPr>
        <w:rFonts w:ascii="Wingdings" w:hAnsi="Wingdings" w:hint="default"/>
      </w:rPr>
    </w:lvl>
    <w:lvl w:ilvl="3" w:tplc="DC36998A">
      <w:start w:val="1"/>
      <w:numFmt w:val="bullet"/>
      <w:lvlText w:val=""/>
      <w:lvlJc w:val="left"/>
      <w:pPr>
        <w:ind w:left="2880" w:hanging="360"/>
      </w:pPr>
      <w:rPr>
        <w:rFonts w:ascii="Symbol" w:hAnsi="Symbol" w:hint="default"/>
      </w:rPr>
    </w:lvl>
    <w:lvl w:ilvl="4" w:tplc="E4A0502E">
      <w:start w:val="1"/>
      <w:numFmt w:val="bullet"/>
      <w:lvlText w:val="o"/>
      <w:lvlJc w:val="left"/>
      <w:pPr>
        <w:ind w:left="3600" w:hanging="360"/>
      </w:pPr>
      <w:rPr>
        <w:rFonts w:ascii="Courier New" w:hAnsi="Courier New" w:hint="default"/>
      </w:rPr>
    </w:lvl>
    <w:lvl w:ilvl="5" w:tplc="47666E20">
      <w:start w:val="1"/>
      <w:numFmt w:val="bullet"/>
      <w:lvlText w:val=""/>
      <w:lvlJc w:val="left"/>
      <w:pPr>
        <w:ind w:left="4320" w:hanging="360"/>
      </w:pPr>
      <w:rPr>
        <w:rFonts w:ascii="Wingdings" w:hAnsi="Wingdings" w:hint="default"/>
      </w:rPr>
    </w:lvl>
    <w:lvl w:ilvl="6" w:tplc="3BC2EF30">
      <w:start w:val="1"/>
      <w:numFmt w:val="bullet"/>
      <w:lvlText w:val=""/>
      <w:lvlJc w:val="left"/>
      <w:pPr>
        <w:ind w:left="5040" w:hanging="360"/>
      </w:pPr>
      <w:rPr>
        <w:rFonts w:ascii="Symbol" w:hAnsi="Symbol" w:hint="default"/>
      </w:rPr>
    </w:lvl>
    <w:lvl w:ilvl="7" w:tplc="B8B4555C">
      <w:start w:val="1"/>
      <w:numFmt w:val="bullet"/>
      <w:lvlText w:val="o"/>
      <w:lvlJc w:val="left"/>
      <w:pPr>
        <w:ind w:left="5760" w:hanging="360"/>
      </w:pPr>
      <w:rPr>
        <w:rFonts w:ascii="Courier New" w:hAnsi="Courier New" w:hint="default"/>
      </w:rPr>
    </w:lvl>
    <w:lvl w:ilvl="8" w:tplc="1B10A854">
      <w:start w:val="1"/>
      <w:numFmt w:val="bullet"/>
      <w:lvlText w:val=""/>
      <w:lvlJc w:val="left"/>
      <w:pPr>
        <w:ind w:left="6480" w:hanging="360"/>
      </w:pPr>
      <w:rPr>
        <w:rFonts w:ascii="Wingdings" w:hAnsi="Wingdings" w:hint="default"/>
      </w:rPr>
    </w:lvl>
  </w:abstractNum>
  <w:abstractNum w:abstractNumId="8" w15:restartNumberingAfterBreak="0">
    <w:nsid w:val="34723146"/>
    <w:multiLevelType w:val="hybridMultilevel"/>
    <w:tmpl w:val="167CD85E"/>
    <w:lvl w:ilvl="0" w:tplc="20361850">
      <w:start w:val="1"/>
      <w:numFmt w:val="bullet"/>
      <w:lvlText w:val=""/>
      <w:lvlJc w:val="left"/>
      <w:pPr>
        <w:ind w:left="720" w:hanging="360"/>
      </w:pPr>
      <w:rPr>
        <w:rFonts w:ascii="Symbol" w:hAnsi="Symbol" w:hint="default"/>
      </w:rPr>
    </w:lvl>
    <w:lvl w:ilvl="1" w:tplc="2B82A006">
      <w:start w:val="1"/>
      <w:numFmt w:val="bullet"/>
      <w:lvlText w:val="o"/>
      <w:lvlJc w:val="left"/>
      <w:pPr>
        <w:ind w:left="1440" w:hanging="360"/>
      </w:pPr>
      <w:rPr>
        <w:rFonts w:ascii="Courier New" w:hAnsi="Courier New" w:hint="default"/>
      </w:rPr>
    </w:lvl>
    <w:lvl w:ilvl="2" w:tplc="94506A90">
      <w:start w:val="1"/>
      <w:numFmt w:val="bullet"/>
      <w:lvlText w:val=""/>
      <w:lvlJc w:val="left"/>
      <w:pPr>
        <w:ind w:left="2160" w:hanging="360"/>
      </w:pPr>
      <w:rPr>
        <w:rFonts w:ascii="Wingdings" w:hAnsi="Wingdings" w:hint="default"/>
      </w:rPr>
    </w:lvl>
    <w:lvl w:ilvl="3" w:tplc="8FAAE9AC">
      <w:start w:val="1"/>
      <w:numFmt w:val="bullet"/>
      <w:lvlText w:val=""/>
      <w:lvlJc w:val="left"/>
      <w:pPr>
        <w:ind w:left="2880" w:hanging="360"/>
      </w:pPr>
      <w:rPr>
        <w:rFonts w:ascii="Symbol" w:hAnsi="Symbol" w:hint="default"/>
      </w:rPr>
    </w:lvl>
    <w:lvl w:ilvl="4" w:tplc="29EC958C">
      <w:start w:val="1"/>
      <w:numFmt w:val="bullet"/>
      <w:lvlText w:val="o"/>
      <w:lvlJc w:val="left"/>
      <w:pPr>
        <w:ind w:left="3600" w:hanging="360"/>
      </w:pPr>
      <w:rPr>
        <w:rFonts w:ascii="Courier New" w:hAnsi="Courier New" w:hint="default"/>
      </w:rPr>
    </w:lvl>
    <w:lvl w:ilvl="5" w:tplc="C4DA61AA">
      <w:start w:val="1"/>
      <w:numFmt w:val="bullet"/>
      <w:lvlText w:val=""/>
      <w:lvlJc w:val="left"/>
      <w:pPr>
        <w:ind w:left="4320" w:hanging="360"/>
      </w:pPr>
      <w:rPr>
        <w:rFonts w:ascii="Wingdings" w:hAnsi="Wingdings" w:hint="default"/>
      </w:rPr>
    </w:lvl>
    <w:lvl w:ilvl="6" w:tplc="3C1698FE">
      <w:start w:val="1"/>
      <w:numFmt w:val="bullet"/>
      <w:lvlText w:val=""/>
      <w:lvlJc w:val="left"/>
      <w:pPr>
        <w:ind w:left="5040" w:hanging="360"/>
      </w:pPr>
      <w:rPr>
        <w:rFonts w:ascii="Symbol" w:hAnsi="Symbol" w:hint="default"/>
      </w:rPr>
    </w:lvl>
    <w:lvl w:ilvl="7" w:tplc="C9E4C96C">
      <w:start w:val="1"/>
      <w:numFmt w:val="bullet"/>
      <w:lvlText w:val="o"/>
      <w:lvlJc w:val="left"/>
      <w:pPr>
        <w:ind w:left="5760" w:hanging="360"/>
      </w:pPr>
      <w:rPr>
        <w:rFonts w:ascii="Courier New" w:hAnsi="Courier New" w:hint="default"/>
      </w:rPr>
    </w:lvl>
    <w:lvl w:ilvl="8" w:tplc="B94411B6">
      <w:start w:val="1"/>
      <w:numFmt w:val="bullet"/>
      <w:lvlText w:val=""/>
      <w:lvlJc w:val="left"/>
      <w:pPr>
        <w:ind w:left="6480" w:hanging="360"/>
      </w:pPr>
      <w:rPr>
        <w:rFonts w:ascii="Wingdings" w:hAnsi="Wingdings" w:hint="default"/>
      </w:rPr>
    </w:lvl>
  </w:abstractNum>
  <w:abstractNum w:abstractNumId="9" w15:restartNumberingAfterBreak="0">
    <w:nsid w:val="535C421F"/>
    <w:multiLevelType w:val="hybridMultilevel"/>
    <w:tmpl w:val="9DD8EB22"/>
    <w:lvl w:ilvl="0" w:tplc="050ABD46">
      <w:start w:val="1"/>
      <w:numFmt w:val="bullet"/>
      <w:lvlText w:val=""/>
      <w:lvlJc w:val="left"/>
      <w:pPr>
        <w:ind w:left="720" w:hanging="360"/>
      </w:pPr>
      <w:rPr>
        <w:rFonts w:ascii="Symbol" w:hAnsi="Symbol" w:hint="default"/>
      </w:rPr>
    </w:lvl>
    <w:lvl w:ilvl="1" w:tplc="D960C4BE">
      <w:start w:val="1"/>
      <w:numFmt w:val="bullet"/>
      <w:lvlText w:val="o"/>
      <w:lvlJc w:val="left"/>
      <w:pPr>
        <w:ind w:left="1440" w:hanging="360"/>
      </w:pPr>
      <w:rPr>
        <w:rFonts w:ascii="Courier New" w:hAnsi="Courier New" w:hint="default"/>
      </w:rPr>
    </w:lvl>
    <w:lvl w:ilvl="2" w:tplc="53F2F13E">
      <w:start w:val="1"/>
      <w:numFmt w:val="bullet"/>
      <w:lvlText w:val=""/>
      <w:lvlJc w:val="left"/>
      <w:pPr>
        <w:ind w:left="2160" w:hanging="360"/>
      </w:pPr>
      <w:rPr>
        <w:rFonts w:ascii="Wingdings" w:hAnsi="Wingdings" w:hint="default"/>
      </w:rPr>
    </w:lvl>
    <w:lvl w:ilvl="3" w:tplc="90C8CEA6">
      <w:start w:val="1"/>
      <w:numFmt w:val="bullet"/>
      <w:lvlText w:val=""/>
      <w:lvlJc w:val="left"/>
      <w:pPr>
        <w:ind w:left="2880" w:hanging="360"/>
      </w:pPr>
      <w:rPr>
        <w:rFonts w:ascii="Symbol" w:hAnsi="Symbol" w:hint="default"/>
      </w:rPr>
    </w:lvl>
    <w:lvl w:ilvl="4" w:tplc="63D0B0C6">
      <w:start w:val="1"/>
      <w:numFmt w:val="bullet"/>
      <w:lvlText w:val="o"/>
      <w:lvlJc w:val="left"/>
      <w:pPr>
        <w:ind w:left="3600" w:hanging="360"/>
      </w:pPr>
      <w:rPr>
        <w:rFonts w:ascii="Courier New" w:hAnsi="Courier New" w:hint="default"/>
      </w:rPr>
    </w:lvl>
    <w:lvl w:ilvl="5" w:tplc="3CEC810E">
      <w:start w:val="1"/>
      <w:numFmt w:val="bullet"/>
      <w:lvlText w:val=""/>
      <w:lvlJc w:val="left"/>
      <w:pPr>
        <w:ind w:left="4320" w:hanging="360"/>
      </w:pPr>
      <w:rPr>
        <w:rFonts w:ascii="Wingdings" w:hAnsi="Wingdings" w:hint="default"/>
      </w:rPr>
    </w:lvl>
    <w:lvl w:ilvl="6" w:tplc="99525FBE">
      <w:start w:val="1"/>
      <w:numFmt w:val="bullet"/>
      <w:lvlText w:val=""/>
      <w:lvlJc w:val="left"/>
      <w:pPr>
        <w:ind w:left="5040" w:hanging="360"/>
      </w:pPr>
      <w:rPr>
        <w:rFonts w:ascii="Symbol" w:hAnsi="Symbol" w:hint="default"/>
      </w:rPr>
    </w:lvl>
    <w:lvl w:ilvl="7" w:tplc="7548C1C4">
      <w:start w:val="1"/>
      <w:numFmt w:val="bullet"/>
      <w:lvlText w:val="o"/>
      <w:lvlJc w:val="left"/>
      <w:pPr>
        <w:ind w:left="5760" w:hanging="360"/>
      </w:pPr>
      <w:rPr>
        <w:rFonts w:ascii="Courier New" w:hAnsi="Courier New" w:hint="default"/>
      </w:rPr>
    </w:lvl>
    <w:lvl w:ilvl="8" w:tplc="2F6C9F12">
      <w:start w:val="1"/>
      <w:numFmt w:val="bullet"/>
      <w:lvlText w:val=""/>
      <w:lvlJc w:val="left"/>
      <w:pPr>
        <w:ind w:left="6480" w:hanging="360"/>
      </w:pPr>
      <w:rPr>
        <w:rFonts w:ascii="Wingdings" w:hAnsi="Wingdings" w:hint="default"/>
      </w:rPr>
    </w:lvl>
  </w:abstractNum>
  <w:abstractNum w:abstractNumId="10" w15:restartNumberingAfterBreak="0">
    <w:nsid w:val="55E1604F"/>
    <w:multiLevelType w:val="hybridMultilevel"/>
    <w:tmpl w:val="28129DAA"/>
    <w:lvl w:ilvl="0" w:tplc="26FACF48">
      <w:start w:val="1"/>
      <w:numFmt w:val="bullet"/>
      <w:lvlText w:val=""/>
      <w:lvlJc w:val="left"/>
      <w:pPr>
        <w:ind w:left="720" w:hanging="360"/>
      </w:pPr>
      <w:rPr>
        <w:rFonts w:ascii="Symbol" w:hAnsi="Symbol" w:hint="default"/>
      </w:rPr>
    </w:lvl>
    <w:lvl w:ilvl="1" w:tplc="717C019E">
      <w:start w:val="1"/>
      <w:numFmt w:val="bullet"/>
      <w:lvlText w:val="o"/>
      <w:lvlJc w:val="left"/>
      <w:pPr>
        <w:ind w:left="1440" w:hanging="360"/>
      </w:pPr>
      <w:rPr>
        <w:rFonts w:ascii="Courier New" w:hAnsi="Courier New" w:hint="default"/>
      </w:rPr>
    </w:lvl>
    <w:lvl w:ilvl="2" w:tplc="83CCA38C">
      <w:start w:val="1"/>
      <w:numFmt w:val="bullet"/>
      <w:lvlText w:val=""/>
      <w:lvlJc w:val="left"/>
      <w:pPr>
        <w:ind w:left="2160" w:hanging="360"/>
      </w:pPr>
      <w:rPr>
        <w:rFonts w:ascii="Wingdings" w:hAnsi="Wingdings" w:hint="default"/>
      </w:rPr>
    </w:lvl>
    <w:lvl w:ilvl="3" w:tplc="A950E74A">
      <w:start w:val="1"/>
      <w:numFmt w:val="bullet"/>
      <w:lvlText w:val=""/>
      <w:lvlJc w:val="left"/>
      <w:pPr>
        <w:ind w:left="2880" w:hanging="360"/>
      </w:pPr>
      <w:rPr>
        <w:rFonts w:ascii="Symbol" w:hAnsi="Symbol" w:hint="default"/>
      </w:rPr>
    </w:lvl>
    <w:lvl w:ilvl="4" w:tplc="853CE45C">
      <w:start w:val="1"/>
      <w:numFmt w:val="bullet"/>
      <w:lvlText w:val="o"/>
      <w:lvlJc w:val="left"/>
      <w:pPr>
        <w:ind w:left="3600" w:hanging="360"/>
      </w:pPr>
      <w:rPr>
        <w:rFonts w:ascii="Courier New" w:hAnsi="Courier New" w:hint="default"/>
      </w:rPr>
    </w:lvl>
    <w:lvl w:ilvl="5" w:tplc="55D661F6">
      <w:start w:val="1"/>
      <w:numFmt w:val="bullet"/>
      <w:lvlText w:val=""/>
      <w:lvlJc w:val="left"/>
      <w:pPr>
        <w:ind w:left="4320" w:hanging="360"/>
      </w:pPr>
      <w:rPr>
        <w:rFonts w:ascii="Wingdings" w:hAnsi="Wingdings" w:hint="default"/>
      </w:rPr>
    </w:lvl>
    <w:lvl w:ilvl="6" w:tplc="B8285B8A">
      <w:start w:val="1"/>
      <w:numFmt w:val="bullet"/>
      <w:lvlText w:val=""/>
      <w:lvlJc w:val="left"/>
      <w:pPr>
        <w:ind w:left="5040" w:hanging="360"/>
      </w:pPr>
      <w:rPr>
        <w:rFonts w:ascii="Symbol" w:hAnsi="Symbol" w:hint="default"/>
      </w:rPr>
    </w:lvl>
    <w:lvl w:ilvl="7" w:tplc="1DA8076E">
      <w:start w:val="1"/>
      <w:numFmt w:val="bullet"/>
      <w:lvlText w:val="o"/>
      <w:lvlJc w:val="left"/>
      <w:pPr>
        <w:ind w:left="5760" w:hanging="360"/>
      </w:pPr>
      <w:rPr>
        <w:rFonts w:ascii="Courier New" w:hAnsi="Courier New" w:hint="default"/>
      </w:rPr>
    </w:lvl>
    <w:lvl w:ilvl="8" w:tplc="743C90FA">
      <w:start w:val="1"/>
      <w:numFmt w:val="bullet"/>
      <w:lvlText w:val=""/>
      <w:lvlJc w:val="left"/>
      <w:pPr>
        <w:ind w:left="6480" w:hanging="360"/>
      </w:pPr>
      <w:rPr>
        <w:rFonts w:ascii="Wingdings" w:hAnsi="Wingdings" w:hint="default"/>
      </w:rPr>
    </w:lvl>
  </w:abstractNum>
  <w:abstractNum w:abstractNumId="11" w15:restartNumberingAfterBreak="0">
    <w:nsid w:val="6D634C48"/>
    <w:multiLevelType w:val="hybridMultilevel"/>
    <w:tmpl w:val="5AC26178"/>
    <w:lvl w:ilvl="0" w:tplc="A7B45502">
      <w:start w:val="1"/>
      <w:numFmt w:val="bullet"/>
      <w:lvlText w:val=""/>
      <w:lvlJc w:val="left"/>
      <w:pPr>
        <w:ind w:left="720" w:hanging="360"/>
      </w:pPr>
      <w:rPr>
        <w:rFonts w:ascii="Symbol" w:hAnsi="Symbol" w:hint="default"/>
      </w:rPr>
    </w:lvl>
    <w:lvl w:ilvl="1" w:tplc="B1FEED32">
      <w:start w:val="1"/>
      <w:numFmt w:val="bullet"/>
      <w:lvlText w:val="o"/>
      <w:lvlJc w:val="left"/>
      <w:pPr>
        <w:ind w:left="1440" w:hanging="360"/>
      </w:pPr>
      <w:rPr>
        <w:rFonts w:ascii="Courier New" w:hAnsi="Courier New" w:hint="default"/>
      </w:rPr>
    </w:lvl>
    <w:lvl w:ilvl="2" w:tplc="410A6EC2">
      <w:start w:val="1"/>
      <w:numFmt w:val="bullet"/>
      <w:lvlText w:val=""/>
      <w:lvlJc w:val="left"/>
      <w:pPr>
        <w:ind w:left="2160" w:hanging="360"/>
      </w:pPr>
      <w:rPr>
        <w:rFonts w:ascii="Wingdings" w:hAnsi="Wingdings" w:hint="default"/>
      </w:rPr>
    </w:lvl>
    <w:lvl w:ilvl="3" w:tplc="74E61E0A">
      <w:start w:val="1"/>
      <w:numFmt w:val="bullet"/>
      <w:lvlText w:val=""/>
      <w:lvlJc w:val="left"/>
      <w:pPr>
        <w:ind w:left="2880" w:hanging="360"/>
      </w:pPr>
      <w:rPr>
        <w:rFonts w:ascii="Symbol" w:hAnsi="Symbol" w:hint="default"/>
      </w:rPr>
    </w:lvl>
    <w:lvl w:ilvl="4" w:tplc="BC441870">
      <w:start w:val="1"/>
      <w:numFmt w:val="bullet"/>
      <w:lvlText w:val="o"/>
      <w:lvlJc w:val="left"/>
      <w:pPr>
        <w:ind w:left="3600" w:hanging="360"/>
      </w:pPr>
      <w:rPr>
        <w:rFonts w:ascii="Courier New" w:hAnsi="Courier New" w:hint="default"/>
      </w:rPr>
    </w:lvl>
    <w:lvl w:ilvl="5" w:tplc="D602C246">
      <w:start w:val="1"/>
      <w:numFmt w:val="bullet"/>
      <w:lvlText w:val=""/>
      <w:lvlJc w:val="left"/>
      <w:pPr>
        <w:ind w:left="4320" w:hanging="360"/>
      </w:pPr>
      <w:rPr>
        <w:rFonts w:ascii="Wingdings" w:hAnsi="Wingdings" w:hint="default"/>
      </w:rPr>
    </w:lvl>
    <w:lvl w:ilvl="6" w:tplc="A07E8566">
      <w:start w:val="1"/>
      <w:numFmt w:val="bullet"/>
      <w:lvlText w:val=""/>
      <w:lvlJc w:val="left"/>
      <w:pPr>
        <w:ind w:left="5040" w:hanging="360"/>
      </w:pPr>
      <w:rPr>
        <w:rFonts w:ascii="Symbol" w:hAnsi="Symbol" w:hint="default"/>
      </w:rPr>
    </w:lvl>
    <w:lvl w:ilvl="7" w:tplc="378E9454">
      <w:start w:val="1"/>
      <w:numFmt w:val="bullet"/>
      <w:lvlText w:val="o"/>
      <w:lvlJc w:val="left"/>
      <w:pPr>
        <w:ind w:left="5760" w:hanging="360"/>
      </w:pPr>
      <w:rPr>
        <w:rFonts w:ascii="Courier New" w:hAnsi="Courier New" w:hint="default"/>
      </w:rPr>
    </w:lvl>
    <w:lvl w:ilvl="8" w:tplc="C5C6F706">
      <w:start w:val="1"/>
      <w:numFmt w:val="bullet"/>
      <w:lvlText w:val=""/>
      <w:lvlJc w:val="left"/>
      <w:pPr>
        <w:ind w:left="6480" w:hanging="360"/>
      </w:pPr>
      <w:rPr>
        <w:rFonts w:ascii="Wingdings" w:hAnsi="Wingdings" w:hint="default"/>
      </w:rPr>
    </w:lvl>
  </w:abstractNum>
  <w:abstractNum w:abstractNumId="12" w15:restartNumberingAfterBreak="0">
    <w:nsid w:val="722958FD"/>
    <w:multiLevelType w:val="hybridMultilevel"/>
    <w:tmpl w:val="7938BC8A"/>
    <w:lvl w:ilvl="0" w:tplc="B5005B4E">
      <w:start w:val="1"/>
      <w:numFmt w:val="bullet"/>
      <w:lvlText w:val=""/>
      <w:lvlJc w:val="left"/>
      <w:pPr>
        <w:ind w:left="720" w:hanging="360"/>
      </w:pPr>
      <w:rPr>
        <w:rFonts w:ascii="Symbol" w:hAnsi="Symbol" w:hint="default"/>
      </w:rPr>
    </w:lvl>
    <w:lvl w:ilvl="1" w:tplc="458C9406">
      <w:start w:val="1"/>
      <w:numFmt w:val="bullet"/>
      <w:lvlText w:val="o"/>
      <w:lvlJc w:val="left"/>
      <w:pPr>
        <w:ind w:left="1440" w:hanging="360"/>
      </w:pPr>
      <w:rPr>
        <w:rFonts w:ascii="Courier New" w:hAnsi="Courier New" w:hint="default"/>
      </w:rPr>
    </w:lvl>
    <w:lvl w:ilvl="2" w:tplc="4C829614">
      <w:start w:val="1"/>
      <w:numFmt w:val="bullet"/>
      <w:lvlText w:val=""/>
      <w:lvlJc w:val="left"/>
      <w:pPr>
        <w:ind w:left="2160" w:hanging="360"/>
      </w:pPr>
      <w:rPr>
        <w:rFonts w:ascii="Wingdings" w:hAnsi="Wingdings" w:hint="default"/>
      </w:rPr>
    </w:lvl>
    <w:lvl w:ilvl="3" w:tplc="2772BC2E">
      <w:start w:val="1"/>
      <w:numFmt w:val="bullet"/>
      <w:lvlText w:val=""/>
      <w:lvlJc w:val="left"/>
      <w:pPr>
        <w:ind w:left="2880" w:hanging="360"/>
      </w:pPr>
      <w:rPr>
        <w:rFonts w:ascii="Symbol" w:hAnsi="Symbol" w:hint="default"/>
      </w:rPr>
    </w:lvl>
    <w:lvl w:ilvl="4" w:tplc="E9C8277C">
      <w:start w:val="1"/>
      <w:numFmt w:val="bullet"/>
      <w:lvlText w:val="o"/>
      <w:lvlJc w:val="left"/>
      <w:pPr>
        <w:ind w:left="3600" w:hanging="360"/>
      </w:pPr>
      <w:rPr>
        <w:rFonts w:ascii="Courier New" w:hAnsi="Courier New" w:hint="default"/>
      </w:rPr>
    </w:lvl>
    <w:lvl w:ilvl="5" w:tplc="145EA882">
      <w:start w:val="1"/>
      <w:numFmt w:val="bullet"/>
      <w:lvlText w:val=""/>
      <w:lvlJc w:val="left"/>
      <w:pPr>
        <w:ind w:left="4320" w:hanging="360"/>
      </w:pPr>
      <w:rPr>
        <w:rFonts w:ascii="Wingdings" w:hAnsi="Wingdings" w:hint="default"/>
      </w:rPr>
    </w:lvl>
    <w:lvl w:ilvl="6" w:tplc="FFB0A778">
      <w:start w:val="1"/>
      <w:numFmt w:val="bullet"/>
      <w:lvlText w:val=""/>
      <w:lvlJc w:val="left"/>
      <w:pPr>
        <w:ind w:left="5040" w:hanging="360"/>
      </w:pPr>
      <w:rPr>
        <w:rFonts w:ascii="Symbol" w:hAnsi="Symbol" w:hint="default"/>
      </w:rPr>
    </w:lvl>
    <w:lvl w:ilvl="7" w:tplc="54BE4D7A">
      <w:start w:val="1"/>
      <w:numFmt w:val="bullet"/>
      <w:lvlText w:val="o"/>
      <w:lvlJc w:val="left"/>
      <w:pPr>
        <w:ind w:left="5760" w:hanging="360"/>
      </w:pPr>
      <w:rPr>
        <w:rFonts w:ascii="Courier New" w:hAnsi="Courier New" w:hint="default"/>
      </w:rPr>
    </w:lvl>
    <w:lvl w:ilvl="8" w:tplc="BA9EE446">
      <w:start w:val="1"/>
      <w:numFmt w:val="bullet"/>
      <w:lvlText w:val=""/>
      <w:lvlJc w:val="left"/>
      <w:pPr>
        <w:ind w:left="6480" w:hanging="360"/>
      </w:pPr>
      <w:rPr>
        <w:rFonts w:ascii="Wingdings" w:hAnsi="Wingdings" w:hint="default"/>
      </w:rPr>
    </w:lvl>
  </w:abstractNum>
  <w:abstractNum w:abstractNumId="13" w15:restartNumberingAfterBreak="0">
    <w:nsid w:val="748F6FEF"/>
    <w:multiLevelType w:val="hybridMultilevel"/>
    <w:tmpl w:val="E6CA5B9A"/>
    <w:lvl w:ilvl="0" w:tplc="A670815E">
      <w:start w:val="1"/>
      <w:numFmt w:val="bullet"/>
      <w:lvlText w:val=""/>
      <w:lvlJc w:val="left"/>
      <w:pPr>
        <w:ind w:left="720" w:hanging="360"/>
      </w:pPr>
      <w:rPr>
        <w:rFonts w:ascii="Symbol" w:hAnsi="Symbol" w:hint="default"/>
      </w:rPr>
    </w:lvl>
    <w:lvl w:ilvl="1" w:tplc="73B2EC18">
      <w:start w:val="1"/>
      <w:numFmt w:val="bullet"/>
      <w:lvlText w:val="o"/>
      <w:lvlJc w:val="left"/>
      <w:pPr>
        <w:ind w:left="1440" w:hanging="360"/>
      </w:pPr>
      <w:rPr>
        <w:rFonts w:ascii="Courier New" w:hAnsi="Courier New" w:hint="default"/>
      </w:rPr>
    </w:lvl>
    <w:lvl w:ilvl="2" w:tplc="E012C4E6">
      <w:start w:val="1"/>
      <w:numFmt w:val="bullet"/>
      <w:lvlText w:val=""/>
      <w:lvlJc w:val="left"/>
      <w:pPr>
        <w:ind w:left="2160" w:hanging="360"/>
      </w:pPr>
      <w:rPr>
        <w:rFonts w:ascii="Wingdings" w:hAnsi="Wingdings" w:hint="default"/>
      </w:rPr>
    </w:lvl>
    <w:lvl w:ilvl="3" w:tplc="55425F5A">
      <w:start w:val="1"/>
      <w:numFmt w:val="bullet"/>
      <w:lvlText w:val=""/>
      <w:lvlJc w:val="left"/>
      <w:pPr>
        <w:ind w:left="2880" w:hanging="360"/>
      </w:pPr>
      <w:rPr>
        <w:rFonts w:ascii="Symbol" w:hAnsi="Symbol" w:hint="default"/>
      </w:rPr>
    </w:lvl>
    <w:lvl w:ilvl="4" w:tplc="6054F036">
      <w:start w:val="1"/>
      <w:numFmt w:val="bullet"/>
      <w:lvlText w:val="o"/>
      <w:lvlJc w:val="left"/>
      <w:pPr>
        <w:ind w:left="3600" w:hanging="360"/>
      </w:pPr>
      <w:rPr>
        <w:rFonts w:ascii="Courier New" w:hAnsi="Courier New" w:hint="default"/>
      </w:rPr>
    </w:lvl>
    <w:lvl w:ilvl="5" w:tplc="DF6E134A">
      <w:start w:val="1"/>
      <w:numFmt w:val="bullet"/>
      <w:lvlText w:val=""/>
      <w:lvlJc w:val="left"/>
      <w:pPr>
        <w:ind w:left="4320" w:hanging="360"/>
      </w:pPr>
      <w:rPr>
        <w:rFonts w:ascii="Wingdings" w:hAnsi="Wingdings" w:hint="default"/>
      </w:rPr>
    </w:lvl>
    <w:lvl w:ilvl="6" w:tplc="6B38BDCC">
      <w:start w:val="1"/>
      <w:numFmt w:val="bullet"/>
      <w:lvlText w:val=""/>
      <w:lvlJc w:val="left"/>
      <w:pPr>
        <w:ind w:left="5040" w:hanging="360"/>
      </w:pPr>
      <w:rPr>
        <w:rFonts w:ascii="Symbol" w:hAnsi="Symbol" w:hint="default"/>
      </w:rPr>
    </w:lvl>
    <w:lvl w:ilvl="7" w:tplc="E738D9D6">
      <w:start w:val="1"/>
      <w:numFmt w:val="bullet"/>
      <w:lvlText w:val="o"/>
      <w:lvlJc w:val="left"/>
      <w:pPr>
        <w:ind w:left="5760" w:hanging="360"/>
      </w:pPr>
      <w:rPr>
        <w:rFonts w:ascii="Courier New" w:hAnsi="Courier New" w:hint="default"/>
      </w:rPr>
    </w:lvl>
    <w:lvl w:ilvl="8" w:tplc="9424C700">
      <w:start w:val="1"/>
      <w:numFmt w:val="bullet"/>
      <w:lvlText w:val=""/>
      <w:lvlJc w:val="left"/>
      <w:pPr>
        <w:ind w:left="6480" w:hanging="360"/>
      </w:pPr>
      <w:rPr>
        <w:rFonts w:ascii="Wingdings" w:hAnsi="Wingdings" w:hint="default"/>
      </w:rPr>
    </w:lvl>
  </w:abstractNum>
  <w:abstractNum w:abstractNumId="14" w15:restartNumberingAfterBreak="0">
    <w:nsid w:val="790163B4"/>
    <w:multiLevelType w:val="hybridMultilevel"/>
    <w:tmpl w:val="5A2A65FC"/>
    <w:lvl w:ilvl="0" w:tplc="CD583F8E">
      <w:start w:val="1"/>
      <w:numFmt w:val="bullet"/>
      <w:lvlText w:val=""/>
      <w:lvlJc w:val="left"/>
      <w:pPr>
        <w:ind w:left="720" w:hanging="360"/>
      </w:pPr>
      <w:rPr>
        <w:rFonts w:ascii="Symbol" w:hAnsi="Symbol" w:hint="default"/>
      </w:rPr>
    </w:lvl>
    <w:lvl w:ilvl="1" w:tplc="777C3A88">
      <w:start w:val="1"/>
      <w:numFmt w:val="bullet"/>
      <w:lvlText w:val="o"/>
      <w:lvlJc w:val="left"/>
      <w:pPr>
        <w:ind w:left="1440" w:hanging="360"/>
      </w:pPr>
      <w:rPr>
        <w:rFonts w:ascii="Courier New" w:hAnsi="Courier New" w:hint="default"/>
      </w:rPr>
    </w:lvl>
    <w:lvl w:ilvl="2" w:tplc="E1840258">
      <w:start w:val="1"/>
      <w:numFmt w:val="bullet"/>
      <w:lvlText w:val=""/>
      <w:lvlJc w:val="left"/>
      <w:pPr>
        <w:ind w:left="2160" w:hanging="360"/>
      </w:pPr>
      <w:rPr>
        <w:rFonts w:ascii="Wingdings" w:hAnsi="Wingdings" w:hint="default"/>
      </w:rPr>
    </w:lvl>
    <w:lvl w:ilvl="3" w:tplc="612E8344">
      <w:start w:val="1"/>
      <w:numFmt w:val="bullet"/>
      <w:lvlText w:val=""/>
      <w:lvlJc w:val="left"/>
      <w:pPr>
        <w:ind w:left="2880" w:hanging="360"/>
      </w:pPr>
      <w:rPr>
        <w:rFonts w:ascii="Symbol" w:hAnsi="Symbol" w:hint="default"/>
      </w:rPr>
    </w:lvl>
    <w:lvl w:ilvl="4" w:tplc="591E6954">
      <w:start w:val="1"/>
      <w:numFmt w:val="bullet"/>
      <w:lvlText w:val="o"/>
      <w:lvlJc w:val="left"/>
      <w:pPr>
        <w:ind w:left="3600" w:hanging="360"/>
      </w:pPr>
      <w:rPr>
        <w:rFonts w:ascii="Courier New" w:hAnsi="Courier New" w:hint="default"/>
      </w:rPr>
    </w:lvl>
    <w:lvl w:ilvl="5" w:tplc="45D458BA">
      <w:start w:val="1"/>
      <w:numFmt w:val="bullet"/>
      <w:lvlText w:val=""/>
      <w:lvlJc w:val="left"/>
      <w:pPr>
        <w:ind w:left="4320" w:hanging="360"/>
      </w:pPr>
      <w:rPr>
        <w:rFonts w:ascii="Wingdings" w:hAnsi="Wingdings" w:hint="default"/>
      </w:rPr>
    </w:lvl>
    <w:lvl w:ilvl="6" w:tplc="2B48C2AC">
      <w:start w:val="1"/>
      <w:numFmt w:val="bullet"/>
      <w:lvlText w:val=""/>
      <w:lvlJc w:val="left"/>
      <w:pPr>
        <w:ind w:left="5040" w:hanging="360"/>
      </w:pPr>
      <w:rPr>
        <w:rFonts w:ascii="Symbol" w:hAnsi="Symbol" w:hint="default"/>
      </w:rPr>
    </w:lvl>
    <w:lvl w:ilvl="7" w:tplc="C6AAFDB8">
      <w:start w:val="1"/>
      <w:numFmt w:val="bullet"/>
      <w:lvlText w:val="o"/>
      <w:lvlJc w:val="left"/>
      <w:pPr>
        <w:ind w:left="5760" w:hanging="360"/>
      </w:pPr>
      <w:rPr>
        <w:rFonts w:ascii="Courier New" w:hAnsi="Courier New" w:hint="default"/>
      </w:rPr>
    </w:lvl>
    <w:lvl w:ilvl="8" w:tplc="255C7E40">
      <w:start w:val="1"/>
      <w:numFmt w:val="bullet"/>
      <w:lvlText w:val=""/>
      <w:lvlJc w:val="left"/>
      <w:pPr>
        <w:ind w:left="6480" w:hanging="360"/>
      </w:pPr>
      <w:rPr>
        <w:rFonts w:ascii="Wingdings" w:hAnsi="Wingdings" w:hint="default"/>
      </w:rPr>
    </w:lvl>
  </w:abstractNum>
  <w:abstractNum w:abstractNumId="15" w15:restartNumberingAfterBreak="0">
    <w:nsid w:val="7ABB3A84"/>
    <w:multiLevelType w:val="hybridMultilevel"/>
    <w:tmpl w:val="17C08952"/>
    <w:lvl w:ilvl="0" w:tplc="8056E3D0">
      <w:start w:val="1"/>
      <w:numFmt w:val="bullet"/>
      <w:lvlText w:val=""/>
      <w:lvlJc w:val="left"/>
      <w:pPr>
        <w:ind w:left="720" w:hanging="360"/>
      </w:pPr>
      <w:rPr>
        <w:rFonts w:ascii="Symbol" w:hAnsi="Symbol" w:hint="default"/>
      </w:rPr>
    </w:lvl>
    <w:lvl w:ilvl="1" w:tplc="52947F06">
      <w:start w:val="1"/>
      <w:numFmt w:val="bullet"/>
      <w:lvlText w:val="o"/>
      <w:lvlJc w:val="left"/>
      <w:pPr>
        <w:ind w:left="1440" w:hanging="360"/>
      </w:pPr>
      <w:rPr>
        <w:rFonts w:ascii="Courier New" w:hAnsi="Courier New" w:hint="default"/>
      </w:rPr>
    </w:lvl>
    <w:lvl w:ilvl="2" w:tplc="96024F44">
      <w:start w:val="1"/>
      <w:numFmt w:val="bullet"/>
      <w:lvlText w:val=""/>
      <w:lvlJc w:val="left"/>
      <w:pPr>
        <w:ind w:left="2160" w:hanging="360"/>
      </w:pPr>
      <w:rPr>
        <w:rFonts w:ascii="Wingdings" w:hAnsi="Wingdings" w:hint="default"/>
      </w:rPr>
    </w:lvl>
    <w:lvl w:ilvl="3" w:tplc="75CEF9AE">
      <w:start w:val="1"/>
      <w:numFmt w:val="bullet"/>
      <w:lvlText w:val=""/>
      <w:lvlJc w:val="left"/>
      <w:pPr>
        <w:ind w:left="2880" w:hanging="360"/>
      </w:pPr>
      <w:rPr>
        <w:rFonts w:ascii="Symbol" w:hAnsi="Symbol" w:hint="default"/>
      </w:rPr>
    </w:lvl>
    <w:lvl w:ilvl="4" w:tplc="2B7EF9F6">
      <w:start w:val="1"/>
      <w:numFmt w:val="bullet"/>
      <w:lvlText w:val="o"/>
      <w:lvlJc w:val="left"/>
      <w:pPr>
        <w:ind w:left="3600" w:hanging="360"/>
      </w:pPr>
      <w:rPr>
        <w:rFonts w:ascii="Courier New" w:hAnsi="Courier New" w:hint="default"/>
      </w:rPr>
    </w:lvl>
    <w:lvl w:ilvl="5" w:tplc="F74CA142">
      <w:start w:val="1"/>
      <w:numFmt w:val="bullet"/>
      <w:lvlText w:val=""/>
      <w:lvlJc w:val="left"/>
      <w:pPr>
        <w:ind w:left="4320" w:hanging="360"/>
      </w:pPr>
      <w:rPr>
        <w:rFonts w:ascii="Wingdings" w:hAnsi="Wingdings" w:hint="default"/>
      </w:rPr>
    </w:lvl>
    <w:lvl w:ilvl="6" w:tplc="0DC0BFB2">
      <w:start w:val="1"/>
      <w:numFmt w:val="bullet"/>
      <w:lvlText w:val=""/>
      <w:lvlJc w:val="left"/>
      <w:pPr>
        <w:ind w:left="5040" w:hanging="360"/>
      </w:pPr>
      <w:rPr>
        <w:rFonts w:ascii="Symbol" w:hAnsi="Symbol" w:hint="default"/>
      </w:rPr>
    </w:lvl>
    <w:lvl w:ilvl="7" w:tplc="B8D66A16">
      <w:start w:val="1"/>
      <w:numFmt w:val="bullet"/>
      <w:lvlText w:val="o"/>
      <w:lvlJc w:val="left"/>
      <w:pPr>
        <w:ind w:left="5760" w:hanging="360"/>
      </w:pPr>
      <w:rPr>
        <w:rFonts w:ascii="Courier New" w:hAnsi="Courier New" w:hint="default"/>
      </w:rPr>
    </w:lvl>
    <w:lvl w:ilvl="8" w:tplc="2B0A9FC6">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8"/>
  </w:num>
  <w:num w:numId="4">
    <w:abstractNumId w:val="2"/>
  </w:num>
  <w:num w:numId="5">
    <w:abstractNumId w:val="7"/>
  </w:num>
  <w:num w:numId="6">
    <w:abstractNumId w:val="5"/>
  </w:num>
  <w:num w:numId="7">
    <w:abstractNumId w:val="15"/>
  </w:num>
  <w:num w:numId="8">
    <w:abstractNumId w:val="0"/>
  </w:num>
  <w:num w:numId="9">
    <w:abstractNumId w:val="9"/>
  </w:num>
  <w:num w:numId="10">
    <w:abstractNumId w:val="13"/>
  </w:num>
  <w:num w:numId="11">
    <w:abstractNumId w:val="4"/>
  </w:num>
  <w:num w:numId="12">
    <w:abstractNumId w:val="12"/>
  </w:num>
  <w:num w:numId="13">
    <w:abstractNumId w:val="11"/>
  </w:num>
  <w:num w:numId="14">
    <w:abstractNumId w:val="3"/>
  </w:num>
  <w:num w:numId="15">
    <w:abstractNumId w:val="10"/>
  </w:num>
  <w:num w:numId="16">
    <w:abstractNumId w:val="6"/>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le">
    <w15:presenceInfo w15:providerId="None" w15:userId="Cole"/>
  </w15:person>
  <w15:person w15:author="Dillon Meier">
    <w15:presenceInfo w15:providerId="AD" w15:userId="S0033FFF95C701F6@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6106F6F"/>
    <w:rsid w:val="0002418B"/>
    <w:rsid w:val="00040C61"/>
    <w:rsid w:val="000C590B"/>
    <w:rsid w:val="000F1440"/>
    <w:rsid w:val="001376A7"/>
    <w:rsid w:val="00164163"/>
    <w:rsid w:val="001C1E0D"/>
    <w:rsid w:val="001D14C4"/>
    <w:rsid w:val="001D5386"/>
    <w:rsid w:val="001F2A08"/>
    <w:rsid w:val="00226837"/>
    <w:rsid w:val="00236349"/>
    <w:rsid w:val="002C4496"/>
    <w:rsid w:val="002D4326"/>
    <w:rsid w:val="002D4D2A"/>
    <w:rsid w:val="002E628D"/>
    <w:rsid w:val="002F70F4"/>
    <w:rsid w:val="0030197B"/>
    <w:rsid w:val="00343691"/>
    <w:rsid w:val="003971DE"/>
    <w:rsid w:val="003A5018"/>
    <w:rsid w:val="003C1CD1"/>
    <w:rsid w:val="003D4C3B"/>
    <w:rsid w:val="003E6B16"/>
    <w:rsid w:val="00467976"/>
    <w:rsid w:val="004D7F3F"/>
    <w:rsid w:val="00520E4D"/>
    <w:rsid w:val="00547805"/>
    <w:rsid w:val="00572DBE"/>
    <w:rsid w:val="00576B32"/>
    <w:rsid w:val="005B04EA"/>
    <w:rsid w:val="005C3BC5"/>
    <w:rsid w:val="005E425E"/>
    <w:rsid w:val="00622217"/>
    <w:rsid w:val="0063482F"/>
    <w:rsid w:val="006F3E7D"/>
    <w:rsid w:val="007614B5"/>
    <w:rsid w:val="0076516F"/>
    <w:rsid w:val="007937B0"/>
    <w:rsid w:val="00801740"/>
    <w:rsid w:val="00830CF4"/>
    <w:rsid w:val="00853F49"/>
    <w:rsid w:val="008A7CE2"/>
    <w:rsid w:val="00937D33"/>
    <w:rsid w:val="009507C8"/>
    <w:rsid w:val="009A2A20"/>
    <w:rsid w:val="009A7C0D"/>
    <w:rsid w:val="009F5906"/>
    <w:rsid w:val="00A57243"/>
    <w:rsid w:val="00A979CC"/>
    <w:rsid w:val="00AC1725"/>
    <w:rsid w:val="00AD0FE4"/>
    <w:rsid w:val="00AD1C15"/>
    <w:rsid w:val="00AD2391"/>
    <w:rsid w:val="00B74AC4"/>
    <w:rsid w:val="00BC5504"/>
    <w:rsid w:val="00BE4BE7"/>
    <w:rsid w:val="00C036DA"/>
    <w:rsid w:val="00CC0ABF"/>
    <w:rsid w:val="00CE1E20"/>
    <w:rsid w:val="00D1462F"/>
    <w:rsid w:val="00D16187"/>
    <w:rsid w:val="00D54B8E"/>
    <w:rsid w:val="00D84BC0"/>
    <w:rsid w:val="00DC79B0"/>
    <w:rsid w:val="00E0471D"/>
    <w:rsid w:val="00E07091"/>
    <w:rsid w:val="00E5596E"/>
    <w:rsid w:val="00E74650"/>
    <w:rsid w:val="00E84434"/>
    <w:rsid w:val="00F62425"/>
    <w:rsid w:val="00F64992"/>
    <w:rsid w:val="00F7189A"/>
    <w:rsid w:val="00F752CB"/>
    <w:rsid w:val="027AAA03"/>
    <w:rsid w:val="05412B35"/>
    <w:rsid w:val="06D8872F"/>
    <w:rsid w:val="0BACB9A6"/>
    <w:rsid w:val="0F3127B7"/>
    <w:rsid w:val="147CFA0F"/>
    <w:rsid w:val="1875032E"/>
    <w:rsid w:val="1A663451"/>
    <w:rsid w:val="36106F6F"/>
    <w:rsid w:val="3EEB255D"/>
    <w:rsid w:val="43E2FC32"/>
    <w:rsid w:val="4D6EA7CB"/>
    <w:rsid w:val="4DB5519B"/>
    <w:rsid w:val="5019197C"/>
    <w:rsid w:val="6A68B570"/>
    <w:rsid w:val="70E2E613"/>
    <w:rsid w:val="7375E479"/>
    <w:rsid w:val="7B9C2D35"/>
    <w:rsid w:val="7EF6C5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F0E2DAE6-3A42-45BC-8A65-46C22626E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853F49"/>
    <w:pPr>
      <w:outlineLvl w:val="9"/>
    </w:pPr>
  </w:style>
  <w:style w:type="paragraph" w:styleId="TOC1">
    <w:name w:val="toc 1"/>
    <w:basedOn w:val="Normal"/>
    <w:next w:val="Normal"/>
    <w:autoRedefine/>
    <w:uiPriority w:val="39"/>
    <w:unhideWhenUsed/>
    <w:rsid w:val="00853F49"/>
    <w:pPr>
      <w:spacing w:after="100"/>
    </w:pPr>
  </w:style>
  <w:style w:type="paragraph" w:styleId="TOC2">
    <w:name w:val="toc 2"/>
    <w:basedOn w:val="Normal"/>
    <w:next w:val="Normal"/>
    <w:autoRedefine/>
    <w:uiPriority w:val="39"/>
    <w:unhideWhenUsed/>
    <w:rsid w:val="00853F49"/>
    <w:pPr>
      <w:spacing w:after="100"/>
      <w:ind w:left="220"/>
    </w:pPr>
  </w:style>
  <w:style w:type="paragraph" w:styleId="TOC3">
    <w:name w:val="toc 3"/>
    <w:basedOn w:val="Normal"/>
    <w:next w:val="Normal"/>
    <w:autoRedefine/>
    <w:uiPriority w:val="39"/>
    <w:unhideWhenUsed/>
    <w:rsid w:val="00853F49"/>
    <w:pPr>
      <w:spacing w:after="100"/>
      <w:ind w:left="440"/>
    </w:pPr>
  </w:style>
  <w:style w:type="character" w:styleId="Hyperlink">
    <w:name w:val="Hyperlink"/>
    <w:basedOn w:val="DefaultParagraphFont"/>
    <w:uiPriority w:val="99"/>
    <w:unhideWhenUsed/>
    <w:rsid w:val="00853F49"/>
    <w:rPr>
      <w:color w:val="0563C1" w:themeColor="hyperlink"/>
      <w:u w:val="single"/>
    </w:rPr>
  </w:style>
  <w:style w:type="paragraph" w:styleId="NoSpacing">
    <w:name w:val="No Spacing"/>
    <w:link w:val="NoSpacingChar"/>
    <w:uiPriority w:val="1"/>
    <w:qFormat/>
    <w:rsid w:val="00CC0ABF"/>
    <w:pPr>
      <w:spacing w:after="0" w:line="240" w:lineRule="auto"/>
    </w:pPr>
    <w:rPr>
      <w:rFonts w:eastAsiaTheme="minorEastAsia"/>
    </w:rPr>
  </w:style>
  <w:style w:type="character" w:customStyle="1" w:styleId="NoSpacingChar">
    <w:name w:val="No Spacing Char"/>
    <w:basedOn w:val="DefaultParagraphFont"/>
    <w:link w:val="NoSpacing"/>
    <w:uiPriority w:val="1"/>
    <w:rsid w:val="00CC0ABF"/>
    <w:rPr>
      <w:rFonts w:eastAsiaTheme="minorEastAsia"/>
    </w:rPr>
  </w:style>
  <w:style w:type="paragraph" w:styleId="Bibliography">
    <w:name w:val="Bibliography"/>
    <w:basedOn w:val="Normal"/>
    <w:next w:val="Normal"/>
    <w:uiPriority w:val="37"/>
    <w:unhideWhenUsed/>
    <w:rsid w:val="00AC1725"/>
  </w:style>
  <w:style w:type="paragraph" w:styleId="TOAHeading">
    <w:name w:val="toa heading"/>
    <w:basedOn w:val="Normal"/>
    <w:next w:val="Normal"/>
    <w:uiPriority w:val="99"/>
    <w:unhideWhenUsed/>
    <w:rsid w:val="00AC1725"/>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semiHidden/>
    <w:unhideWhenUsed/>
    <w:rsid w:val="00AC1725"/>
    <w:pPr>
      <w:spacing w:after="0"/>
      <w:ind w:left="220" w:hanging="220"/>
    </w:pPr>
  </w:style>
  <w:style w:type="paragraph" w:styleId="BalloonText">
    <w:name w:val="Balloon Text"/>
    <w:basedOn w:val="Normal"/>
    <w:link w:val="BalloonTextChar"/>
    <w:uiPriority w:val="99"/>
    <w:semiHidden/>
    <w:unhideWhenUsed/>
    <w:rsid w:val="009F59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5906"/>
    <w:rPr>
      <w:rFonts w:ascii="Segoe UI" w:hAnsi="Segoe UI" w:cs="Segoe UI"/>
      <w:sz w:val="18"/>
      <w:szCs w:val="18"/>
    </w:rPr>
  </w:style>
  <w:style w:type="paragraph" w:styleId="Caption">
    <w:name w:val="caption"/>
    <w:basedOn w:val="Normal"/>
    <w:next w:val="Normal"/>
    <w:uiPriority w:val="35"/>
    <w:unhideWhenUsed/>
    <w:qFormat/>
    <w:rsid w:val="001D14C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74A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4AC4"/>
    <w:rPr>
      <w:sz w:val="20"/>
      <w:szCs w:val="20"/>
    </w:rPr>
  </w:style>
  <w:style w:type="character" w:styleId="FootnoteReference">
    <w:name w:val="footnote reference"/>
    <w:basedOn w:val="DefaultParagraphFont"/>
    <w:uiPriority w:val="99"/>
    <w:semiHidden/>
    <w:unhideWhenUsed/>
    <w:rsid w:val="00B74AC4"/>
    <w:rPr>
      <w:vertAlign w:val="superscript"/>
    </w:rPr>
  </w:style>
  <w:style w:type="paragraph" w:styleId="TableofFigures">
    <w:name w:val="table of figures"/>
    <w:basedOn w:val="Normal"/>
    <w:next w:val="Normal"/>
    <w:uiPriority w:val="99"/>
    <w:unhideWhenUsed/>
    <w:rsid w:val="00B74AC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863069">
      <w:bodyDiv w:val="1"/>
      <w:marLeft w:val="0"/>
      <w:marRight w:val="0"/>
      <w:marTop w:val="0"/>
      <w:marBottom w:val="0"/>
      <w:divBdr>
        <w:top w:val="none" w:sz="0" w:space="0" w:color="auto"/>
        <w:left w:val="none" w:sz="0" w:space="0" w:color="auto"/>
        <w:bottom w:val="none" w:sz="0" w:space="0" w:color="auto"/>
        <w:right w:val="none" w:sz="0" w:space="0" w:color="auto"/>
      </w:divBdr>
    </w:div>
    <w:div w:id="134134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FA9823C-1A55-4183-9F60-2D013324F2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4C9D2BE3755B4B8DF0DAEE2C02261D" ma:contentTypeVersion="2" ma:contentTypeDescription="Create a new document." ma:contentTypeScope="" ma:versionID="7b35e22abfcb66eb50ae480dc4d2a55b">
  <xsd:schema xmlns:xsd="http://www.w3.org/2001/XMLSchema" xmlns:xs="http://www.w3.org/2001/XMLSchema" xmlns:p="http://schemas.microsoft.com/office/2006/metadata/properties" xmlns:ns2="4bc1921b-a15d-4ec3-8ae5-2a00c429bbb7" targetNamespace="http://schemas.microsoft.com/office/2006/metadata/properties" ma:root="true" ma:fieldsID="8e2f67508c28c87b93e7557fb22ac6af" ns2:_="">
    <xsd:import namespace="4bc1921b-a15d-4ec3-8ae5-2a00c429bbb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c1921b-a15d-4ec3-8ae5-2a00c429bbb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Exa</b:Tag>
    <b:SourceType>InternetSite</b:SourceType>
    <b:Guid>{9FAB6677-A098-4242-A1F1-3B61B316D699}</b:Guid>
    <b:Author>
      <b:Author>
        <b:Corporate>Exact One Ltd.</b:Corporate>
      </b:Author>
    </b:Author>
    <b:Title>Exacta</b:Title>
    <b:InternetSiteTitle>Our Mission</b:InternetSiteTitle>
    <b:RefOrder>1</b:RefOrder>
  </b:Source>
</b:Sources>
</file>

<file path=customXml/itemProps1.xml><?xml version="1.0" encoding="utf-8"?>
<ds:datastoreItem xmlns:ds="http://schemas.openxmlformats.org/officeDocument/2006/customXml" ds:itemID="{6B0570D5-C430-4A80-9F3B-8B0ED6E60B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c1921b-a15d-4ec3-8ae5-2a00c429bb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78F4D99-5A72-48A8-80B5-C1F3F0E1C114}">
  <ds:schemaRefs>
    <ds:schemaRef ds:uri="http://purl.org/dc/dcmitype/"/>
    <ds:schemaRef ds:uri="http://schemas.microsoft.com/office/infopath/2007/PartnerControls"/>
    <ds:schemaRef ds:uri="http://schemas.microsoft.com/office/2006/metadata/properties"/>
    <ds:schemaRef ds:uri="4bc1921b-a15d-4ec3-8ae5-2a00c429bbb7"/>
    <ds:schemaRef ds:uri="http://purl.org/dc/elements/1.1/"/>
    <ds:schemaRef ds:uri="http://schemas.microsoft.com/office/2006/documentManagement/types"/>
    <ds:schemaRef ds:uri="http://schemas.openxmlformats.org/package/2006/metadata/core-properties"/>
    <ds:schemaRef ds:uri="http://www.w3.org/XML/1998/namespace"/>
    <ds:schemaRef ds:uri="http://purl.org/dc/terms/"/>
  </ds:schemaRefs>
</ds:datastoreItem>
</file>

<file path=customXml/itemProps3.xml><?xml version="1.0" encoding="utf-8"?>
<ds:datastoreItem xmlns:ds="http://schemas.openxmlformats.org/officeDocument/2006/customXml" ds:itemID="{C0C5353F-7E60-47FB-B507-0855801D7A8F}">
  <ds:schemaRefs>
    <ds:schemaRef ds:uri="http://schemas.microsoft.com/sharepoint/v3/contenttype/forms"/>
  </ds:schemaRefs>
</ds:datastoreItem>
</file>

<file path=customXml/itemProps4.xml><?xml version="1.0" encoding="utf-8"?>
<ds:datastoreItem xmlns:ds="http://schemas.openxmlformats.org/officeDocument/2006/customXml" ds:itemID="{B85FA36B-E3DB-401C-AF7E-DEC7725EC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2832</Words>
  <Characters>16146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Exacta Information System Design Document</vt:lpstr>
    </vt:vector>
  </TitlesOfParts>
  <Company/>
  <LinksUpToDate>false</LinksUpToDate>
  <CharactersWithSpaces>18941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Exacta Information System Design Document</dc:title>
  <dc:subject/>
  <dc:creator>Prepared by: Cole Neville, Julie Perrier, Dillon Meier, Guilherme Mello, Sufyan Jami</dc:creator>
  <cp:keywords/>
  <dc:description/>
  <cp:lastModifiedBy>Cole Neville</cp:lastModifiedBy>
  <cp:revision>2</cp:revision>
  <dcterms:created xsi:type="dcterms:W3CDTF">2017-10-30T03:54:00Z</dcterms:created>
  <dcterms:modified xsi:type="dcterms:W3CDTF">2017-10-30T03:54:00Z</dcterms:modified>
  <cp:category>Capstone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0x010100A64C9D2BE3755B4B8DF0DAEE2C02261D</vt:lpwstr>
  </property>
</Properties>
</file>